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68F584" w14:textId="5FDB329F" w:rsidR="00B07DFD" w:rsidRDefault="00B07DFD" w:rsidP="0A2E40B2">
      <w:pPr>
        <w:spacing w:line="480" w:lineRule="auto"/>
        <w:jc w:val="center"/>
        <w:rPr>
          <w:rFonts w:ascii="Times New Roman" w:eastAsia="Times New Roman" w:hAnsi="Times New Roman" w:cs="Times New Roman"/>
        </w:rPr>
      </w:pPr>
    </w:p>
    <w:p w14:paraId="7D84BFC5" w14:textId="44B49532" w:rsidR="00B07DFD" w:rsidRDefault="00B07DFD" w:rsidP="0A2E40B2">
      <w:pPr>
        <w:spacing w:line="480" w:lineRule="auto"/>
        <w:jc w:val="center"/>
        <w:rPr>
          <w:rFonts w:ascii="Times New Roman" w:eastAsia="Times New Roman" w:hAnsi="Times New Roman" w:cs="Times New Roman"/>
        </w:rPr>
      </w:pPr>
    </w:p>
    <w:p w14:paraId="3AAA1FDB" w14:textId="7A0D9FA0" w:rsidR="00B07DFD" w:rsidRDefault="00B07DFD" w:rsidP="0A2E40B2">
      <w:pPr>
        <w:spacing w:line="480" w:lineRule="auto"/>
        <w:jc w:val="center"/>
        <w:rPr>
          <w:rFonts w:ascii="Times New Roman" w:eastAsia="Times New Roman" w:hAnsi="Times New Roman" w:cs="Times New Roman"/>
        </w:rPr>
      </w:pPr>
    </w:p>
    <w:p w14:paraId="54A10CBB" w14:textId="0F813DED" w:rsidR="00B07DFD" w:rsidRDefault="00B07DFD" w:rsidP="0A2E40B2">
      <w:pPr>
        <w:spacing w:line="480" w:lineRule="auto"/>
        <w:jc w:val="center"/>
        <w:rPr>
          <w:rFonts w:ascii="Times New Roman" w:eastAsia="Times New Roman" w:hAnsi="Times New Roman" w:cs="Times New Roman"/>
        </w:rPr>
      </w:pPr>
    </w:p>
    <w:p w14:paraId="5F7BCEAD" w14:textId="4B4B6B34" w:rsidR="00B07DFD" w:rsidRDefault="00B07DFD" w:rsidP="0A2E40B2">
      <w:pPr>
        <w:spacing w:line="480" w:lineRule="auto"/>
        <w:jc w:val="center"/>
        <w:rPr>
          <w:rFonts w:ascii="Times New Roman" w:eastAsia="Times New Roman" w:hAnsi="Times New Roman" w:cs="Times New Roman"/>
        </w:rPr>
      </w:pPr>
    </w:p>
    <w:p w14:paraId="493FD98B" w14:textId="0AC17BFB" w:rsidR="00B07DFD" w:rsidRDefault="00B07DFD" w:rsidP="0A2E40B2">
      <w:pPr>
        <w:spacing w:line="480" w:lineRule="auto"/>
        <w:jc w:val="center"/>
        <w:rPr>
          <w:rFonts w:ascii="Times New Roman" w:eastAsia="Times New Roman" w:hAnsi="Times New Roman" w:cs="Times New Roman"/>
        </w:rPr>
      </w:pPr>
    </w:p>
    <w:p w14:paraId="677C5E0D" w14:textId="64902D9A" w:rsidR="00B07DFD" w:rsidRDefault="67138578" w:rsidP="0A2E40B2">
      <w:pPr>
        <w:spacing w:line="480" w:lineRule="auto"/>
        <w:jc w:val="center"/>
        <w:rPr>
          <w:rFonts w:ascii="Times New Roman" w:eastAsia="Times New Roman" w:hAnsi="Times New Roman" w:cs="Times New Roman"/>
        </w:rPr>
      </w:pPr>
      <w:r w:rsidRPr="0A2E40B2">
        <w:rPr>
          <w:rFonts w:ascii="Times New Roman" w:eastAsia="Times New Roman" w:hAnsi="Times New Roman" w:cs="Times New Roman"/>
        </w:rPr>
        <w:t xml:space="preserve">D205 Performance Assessment </w:t>
      </w:r>
    </w:p>
    <w:p w14:paraId="7D32AAA7" w14:textId="2F322B8C" w:rsidR="00B07DFD" w:rsidRDefault="67138578" w:rsidP="0A2E40B2">
      <w:pPr>
        <w:spacing w:line="480" w:lineRule="auto"/>
        <w:jc w:val="center"/>
        <w:rPr>
          <w:rFonts w:ascii="Times New Roman" w:eastAsia="Times New Roman" w:hAnsi="Times New Roman" w:cs="Times New Roman"/>
        </w:rPr>
      </w:pPr>
      <w:r w:rsidRPr="0A2E40B2">
        <w:rPr>
          <w:rFonts w:ascii="Times New Roman" w:eastAsia="Times New Roman" w:hAnsi="Times New Roman" w:cs="Times New Roman"/>
        </w:rPr>
        <w:t>DATA ACQUISITION</w:t>
      </w:r>
    </w:p>
    <w:p w14:paraId="0780ED9D" w14:textId="12DDBD43" w:rsidR="00B07DFD" w:rsidRDefault="67138578" w:rsidP="0A2E40B2">
      <w:pPr>
        <w:spacing w:line="480" w:lineRule="auto"/>
        <w:jc w:val="center"/>
        <w:rPr>
          <w:rFonts w:ascii="Times New Roman" w:eastAsia="Times New Roman" w:hAnsi="Times New Roman" w:cs="Times New Roman"/>
        </w:rPr>
      </w:pPr>
      <w:r w:rsidRPr="34104A86">
        <w:rPr>
          <w:rFonts w:ascii="Times New Roman" w:eastAsia="Times New Roman" w:hAnsi="Times New Roman" w:cs="Times New Roman"/>
        </w:rPr>
        <w:t xml:space="preserve">Instructor: Dr. </w:t>
      </w:r>
      <w:r w:rsidR="5C6B802E" w:rsidRPr="34104A86">
        <w:rPr>
          <w:rFonts w:ascii="Times New Roman" w:eastAsia="Times New Roman" w:hAnsi="Times New Roman" w:cs="Times New Roman"/>
        </w:rPr>
        <w:t>William Sewell</w:t>
      </w:r>
    </w:p>
    <w:p w14:paraId="6C44F0F1" w14:textId="095E855C" w:rsidR="00B07DFD" w:rsidRDefault="67138578" w:rsidP="0A2E40B2">
      <w:pPr>
        <w:spacing w:line="480" w:lineRule="auto"/>
        <w:jc w:val="center"/>
        <w:rPr>
          <w:rFonts w:ascii="Times New Roman" w:eastAsia="Times New Roman" w:hAnsi="Times New Roman" w:cs="Times New Roman"/>
        </w:rPr>
      </w:pPr>
      <w:r w:rsidRPr="34104A86">
        <w:rPr>
          <w:rFonts w:ascii="Times New Roman" w:eastAsia="Times New Roman" w:hAnsi="Times New Roman" w:cs="Times New Roman"/>
        </w:rPr>
        <w:t xml:space="preserve">Student name: </w:t>
      </w:r>
      <w:r w:rsidR="0C753918" w:rsidRPr="34104A86">
        <w:rPr>
          <w:rFonts w:ascii="Times New Roman" w:eastAsia="Times New Roman" w:hAnsi="Times New Roman" w:cs="Times New Roman"/>
        </w:rPr>
        <w:t>Devon E. Johnson</w:t>
      </w:r>
    </w:p>
    <w:p w14:paraId="35A97A9B" w14:textId="315F3B96" w:rsidR="00B07DFD" w:rsidRDefault="67138578" w:rsidP="0A2E40B2">
      <w:pPr>
        <w:spacing w:line="480" w:lineRule="auto"/>
        <w:jc w:val="center"/>
        <w:rPr>
          <w:rFonts w:ascii="Times New Roman" w:eastAsia="Times New Roman" w:hAnsi="Times New Roman" w:cs="Times New Roman"/>
        </w:rPr>
      </w:pPr>
      <w:r w:rsidRPr="34104A86">
        <w:rPr>
          <w:rFonts w:ascii="Times New Roman" w:eastAsia="Times New Roman" w:hAnsi="Times New Roman" w:cs="Times New Roman"/>
        </w:rPr>
        <w:t xml:space="preserve">Student ID: </w:t>
      </w:r>
      <w:r w:rsidR="68DBF1B9" w:rsidRPr="34104A86">
        <w:rPr>
          <w:rFonts w:ascii="Times New Roman" w:eastAsia="Times New Roman" w:hAnsi="Times New Roman" w:cs="Times New Roman"/>
        </w:rPr>
        <w:t>011494484</w:t>
      </w:r>
    </w:p>
    <w:p w14:paraId="2C078E63" w14:textId="3536FB81" w:rsidR="00B07DFD" w:rsidRDefault="67138578" w:rsidP="0A2E40B2">
      <w:pPr>
        <w:spacing w:line="480" w:lineRule="auto"/>
        <w:jc w:val="center"/>
        <w:rPr>
          <w:rFonts w:ascii="Times New Roman" w:eastAsia="Times New Roman" w:hAnsi="Times New Roman" w:cs="Times New Roman"/>
        </w:rPr>
      </w:pPr>
      <w:r w:rsidRPr="34104A86">
        <w:rPr>
          <w:rFonts w:ascii="Times New Roman" w:eastAsia="Times New Roman" w:hAnsi="Times New Roman" w:cs="Times New Roman"/>
        </w:rPr>
        <w:t xml:space="preserve">Email: </w:t>
      </w:r>
      <w:hyperlink r:id="rId5">
        <w:r w:rsidR="74B5634A" w:rsidRPr="34104A86">
          <w:rPr>
            <w:rStyle w:val="Hyperlink"/>
            <w:rFonts w:ascii="Times New Roman" w:eastAsia="Times New Roman" w:hAnsi="Times New Roman" w:cs="Times New Roman"/>
          </w:rPr>
          <w:t>djo3593</w:t>
        </w:r>
        <w:r w:rsidRPr="34104A86">
          <w:rPr>
            <w:rStyle w:val="Hyperlink"/>
            <w:rFonts w:ascii="Times New Roman" w:eastAsia="Times New Roman" w:hAnsi="Times New Roman" w:cs="Times New Roman"/>
          </w:rPr>
          <w:t>@wgu.edu</w:t>
        </w:r>
      </w:hyperlink>
    </w:p>
    <w:p w14:paraId="4844763A" w14:textId="30CEC0F9" w:rsidR="0A2E40B2" w:rsidRDefault="0A2E40B2" w:rsidP="0A2E40B2">
      <w:pPr>
        <w:spacing w:line="480" w:lineRule="auto"/>
      </w:pPr>
      <w:r>
        <w:br w:type="page"/>
      </w:r>
    </w:p>
    <w:p w14:paraId="25071567" w14:textId="3CD6FE5B" w:rsidR="4F6AFE9E" w:rsidRDefault="4F6AFE9E" w:rsidP="0A2E40B2">
      <w:pPr>
        <w:spacing w:line="480" w:lineRule="auto"/>
        <w:jc w:val="both"/>
        <w:rPr>
          <w:rFonts w:ascii="Times New Roman" w:eastAsia="Times New Roman" w:hAnsi="Times New Roman" w:cs="Times New Roman"/>
        </w:rPr>
      </w:pPr>
      <w:r w:rsidRPr="34104A86">
        <w:rPr>
          <w:rFonts w:ascii="Times New Roman" w:eastAsia="Times New Roman" w:hAnsi="Times New Roman" w:cs="Times New Roman"/>
        </w:rPr>
        <w:lastRenderedPageBreak/>
        <w:t>A.</w:t>
      </w:r>
      <w:r>
        <w:tab/>
      </w:r>
      <w:r w:rsidRPr="34104A86">
        <w:rPr>
          <w:rFonts w:ascii="Times New Roman" w:eastAsia="Times New Roman" w:hAnsi="Times New Roman" w:cs="Times New Roman"/>
        </w:rPr>
        <w:t xml:space="preserve">Research question: </w:t>
      </w:r>
      <w:r w:rsidR="29C4D120" w:rsidRPr="34104A86">
        <w:rPr>
          <w:rFonts w:ascii="Times New Roman" w:eastAsia="Times New Roman" w:hAnsi="Times New Roman" w:cs="Times New Roman"/>
        </w:rPr>
        <w:t>How does the average cost for multiple internet services vary by state?</w:t>
      </w:r>
    </w:p>
    <w:p w14:paraId="3E91CDFA" w14:textId="507388E1" w:rsidR="2C7B7B0F" w:rsidRDefault="2C7B7B0F" w:rsidP="0A2E40B2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="Times New Roman" w:eastAsia="Times New Roman" w:hAnsi="Times New Roman" w:cs="Times New Roman"/>
        </w:rPr>
      </w:pPr>
      <w:r w:rsidRPr="34104A86">
        <w:rPr>
          <w:rFonts w:ascii="Times New Roman" w:eastAsia="Times New Roman" w:hAnsi="Times New Roman" w:cs="Times New Roman"/>
        </w:rPr>
        <w:t xml:space="preserve">To answer this question, I will need the </w:t>
      </w:r>
      <w:r w:rsidR="3C03E665" w:rsidRPr="34104A86">
        <w:rPr>
          <w:rFonts w:ascii="Times New Roman" w:eastAsia="Times New Roman" w:hAnsi="Times New Roman" w:cs="Times New Roman"/>
        </w:rPr>
        <w:t>“</w:t>
      </w:r>
      <w:proofErr w:type="spellStart"/>
      <w:r w:rsidRPr="34104A86">
        <w:rPr>
          <w:rFonts w:ascii="Times New Roman" w:eastAsia="Times New Roman" w:hAnsi="Times New Roman" w:cs="Times New Roman"/>
        </w:rPr>
        <w:t>monthly_charge</w:t>
      </w:r>
      <w:proofErr w:type="spellEnd"/>
      <w:r w:rsidR="12CE6F1D" w:rsidRPr="34104A86">
        <w:rPr>
          <w:rFonts w:ascii="Times New Roman" w:eastAsia="Times New Roman" w:hAnsi="Times New Roman" w:cs="Times New Roman"/>
        </w:rPr>
        <w:t>”</w:t>
      </w:r>
      <w:r w:rsidRPr="34104A86">
        <w:rPr>
          <w:rFonts w:ascii="Times New Roman" w:eastAsia="Times New Roman" w:hAnsi="Times New Roman" w:cs="Times New Roman"/>
        </w:rPr>
        <w:t xml:space="preserve"> </w:t>
      </w:r>
      <w:r w:rsidR="00D06D90">
        <w:rPr>
          <w:rFonts w:ascii="Times New Roman" w:eastAsia="Times New Roman" w:hAnsi="Times New Roman" w:cs="Times New Roman"/>
        </w:rPr>
        <w:t xml:space="preserve">numeric data type </w:t>
      </w:r>
      <w:r w:rsidRPr="34104A86">
        <w:rPr>
          <w:rFonts w:ascii="Times New Roman" w:eastAsia="Times New Roman" w:hAnsi="Times New Roman" w:cs="Times New Roman"/>
        </w:rPr>
        <w:t>column</w:t>
      </w:r>
      <w:r w:rsidR="00D06D90">
        <w:rPr>
          <w:rFonts w:ascii="Times New Roman" w:eastAsia="Times New Roman" w:hAnsi="Times New Roman" w:cs="Times New Roman"/>
        </w:rPr>
        <w:t xml:space="preserve"> </w:t>
      </w:r>
      <w:r w:rsidRPr="34104A86">
        <w:rPr>
          <w:rFonts w:ascii="Times New Roman" w:eastAsia="Times New Roman" w:hAnsi="Times New Roman" w:cs="Times New Roman"/>
        </w:rPr>
        <w:t xml:space="preserve">from the original </w:t>
      </w:r>
      <w:r w:rsidR="4B38D71B" w:rsidRPr="34104A86">
        <w:rPr>
          <w:rFonts w:ascii="Times New Roman" w:eastAsia="Times New Roman" w:hAnsi="Times New Roman" w:cs="Times New Roman"/>
        </w:rPr>
        <w:t>“</w:t>
      </w:r>
      <w:r w:rsidRPr="34104A86">
        <w:rPr>
          <w:rFonts w:ascii="Times New Roman" w:eastAsia="Times New Roman" w:hAnsi="Times New Roman" w:cs="Times New Roman"/>
        </w:rPr>
        <w:t>customer</w:t>
      </w:r>
      <w:r w:rsidR="4683E86D" w:rsidRPr="34104A86">
        <w:rPr>
          <w:rFonts w:ascii="Times New Roman" w:eastAsia="Times New Roman" w:hAnsi="Times New Roman" w:cs="Times New Roman"/>
        </w:rPr>
        <w:t>” database</w:t>
      </w:r>
      <w:r w:rsidR="3D5521F4" w:rsidRPr="34104A86">
        <w:rPr>
          <w:rFonts w:ascii="Times New Roman" w:eastAsia="Times New Roman" w:hAnsi="Times New Roman" w:cs="Times New Roman"/>
        </w:rPr>
        <w:t>,</w:t>
      </w:r>
      <w:r w:rsidR="528046F7" w:rsidRPr="34104A86">
        <w:rPr>
          <w:rFonts w:ascii="Times New Roman" w:eastAsia="Times New Roman" w:hAnsi="Times New Roman" w:cs="Times New Roman"/>
        </w:rPr>
        <w:t xml:space="preserve"> the </w:t>
      </w:r>
      <w:r w:rsidR="507CA41A" w:rsidRPr="34104A86">
        <w:rPr>
          <w:rFonts w:ascii="Times New Roman" w:eastAsia="Times New Roman" w:hAnsi="Times New Roman" w:cs="Times New Roman"/>
        </w:rPr>
        <w:t>“</w:t>
      </w:r>
      <w:r w:rsidR="528046F7" w:rsidRPr="34104A86">
        <w:rPr>
          <w:rFonts w:ascii="Times New Roman" w:eastAsia="Times New Roman" w:hAnsi="Times New Roman" w:cs="Times New Roman"/>
        </w:rPr>
        <w:t>state</w:t>
      </w:r>
      <w:r w:rsidR="6A7E60A1" w:rsidRPr="34104A86">
        <w:rPr>
          <w:rFonts w:ascii="Times New Roman" w:eastAsia="Times New Roman" w:hAnsi="Times New Roman" w:cs="Times New Roman"/>
        </w:rPr>
        <w:t>”</w:t>
      </w:r>
      <w:r w:rsidR="00D06D90">
        <w:rPr>
          <w:rFonts w:ascii="Times New Roman" w:eastAsia="Times New Roman" w:hAnsi="Times New Roman" w:cs="Times New Roman"/>
        </w:rPr>
        <w:t xml:space="preserve"> text data type</w:t>
      </w:r>
      <w:r w:rsidR="528046F7" w:rsidRPr="34104A86">
        <w:rPr>
          <w:rFonts w:ascii="Times New Roman" w:eastAsia="Times New Roman" w:hAnsi="Times New Roman" w:cs="Times New Roman"/>
        </w:rPr>
        <w:t xml:space="preserve"> </w:t>
      </w:r>
      <w:r w:rsidR="00D06D90">
        <w:rPr>
          <w:rFonts w:ascii="Times New Roman" w:eastAsia="Times New Roman" w:hAnsi="Times New Roman" w:cs="Times New Roman"/>
        </w:rPr>
        <w:t xml:space="preserve">column </w:t>
      </w:r>
      <w:r w:rsidR="528046F7" w:rsidRPr="34104A86">
        <w:rPr>
          <w:rFonts w:ascii="Times New Roman" w:eastAsia="Times New Roman" w:hAnsi="Times New Roman" w:cs="Times New Roman"/>
        </w:rPr>
        <w:t xml:space="preserve">from the location </w:t>
      </w:r>
      <w:r w:rsidR="724FCA1B" w:rsidRPr="34104A86">
        <w:rPr>
          <w:rFonts w:ascii="Times New Roman" w:eastAsia="Times New Roman" w:hAnsi="Times New Roman" w:cs="Times New Roman"/>
        </w:rPr>
        <w:t xml:space="preserve">table, and the “multiple” </w:t>
      </w:r>
      <w:r w:rsidR="00D06D90">
        <w:rPr>
          <w:rFonts w:ascii="Times New Roman" w:eastAsia="Times New Roman" w:hAnsi="Times New Roman" w:cs="Times New Roman"/>
        </w:rPr>
        <w:t xml:space="preserve">varchar data type </w:t>
      </w:r>
      <w:r w:rsidR="724FCA1B" w:rsidRPr="34104A86">
        <w:rPr>
          <w:rFonts w:ascii="Times New Roman" w:eastAsia="Times New Roman" w:hAnsi="Times New Roman" w:cs="Times New Roman"/>
        </w:rPr>
        <w:t>column from the “services” add-on csv file</w:t>
      </w:r>
      <w:r w:rsidR="528046F7" w:rsidRPr="34104A86">
        <w:rPr>
          <w:rFonts w:ascii="Times New Roman" w:eastAsia="Times New Roman" w:hAnsi="Times New Roman" w:cs="Times New Roman"/>
        </w:rPr>
        <w:t xml:space="preserve">. </w:t>
      </w:r>
      <w:r w:rsidR="22D0EA14" w:rsidRPr="34104A86">
        <w:rPr>
          <w:rFonts w:ascii="Times New Roman" w:eastAsia="Times New Roman" w:hAnsi="Times New Roman" w:cs="Times New Roman"/>
        </w:rPr>
        <w:t xml:space="preserve">The </w:t>
      </w:r>
      <w:r w:rsidR="796652AB" w:rsidRPr="34104A86">
        <w:rPr>
          <w:rFonts w:ascii="Times New Roman" w:eastAsia="Times New Roman" w:hAnsi="Times New Roman" w:cs="Times New Roman"/>
        </w:rPr>
        <w:t xml:space="preserve">foreign key </w:t>
      </w:r>
      <w:r w:rsidR="6F3D0CFC" w:rsidRPr="34104A86">
        <w:rPr>
          <w:rFonts w:ascii="Times New Roman" w:eastAsia="Times New Roman" w:hAnsi="Times New Roman" w:cs="Times New Roman"/>
        </w:rPr>
        <w:t xml:space="preserve">between “customer” and “location” </w:t>
      </w:r>
      <w:r w:rsidR="22D0EA14" w:rsidRPr="34104A86">
        <w:rPr>
          <w:rFonts w:ascii="Times New Roman" w:eastAsia="Times New Roman" w:hAnsi="Times New Roman" w:cs="Times New Roman"/>
        </w:rPr>
        <w:t xml:space="preserve">is </w:t>
      </w:r>
      <w:r w:rsidR="00666455">
        <w:rPr>
          <w:rFonts w:ascii="Times New Roman" w:eastAsia="Times New Roman" w:hAnsi="Times New Roman" w:cs="Times New Roman"/>
        </w:rPr>
        <w:t xml:space="preserve">the </w:t>
      </w:r>
      <w:r w:rsidR="22D0EA14" w:rsidRPr="34104A86">
        <w:rPr>
          <w:rFonts w:ascii="Times New Roman" w:eastAsia="Times New Roman" w:hAnsi="Times New Roman" w:cs="Times New Roman"/>
        </w:rPr>
        <w:t>“</w:t>
      </w:r>
      <w:proofErr w:type="spellStart"/>
      <w:r w:rsidR="22D0EA14" w:rsidRPr="34104A86">
        <w:rPr>
          <w:rFonts w:ascii="Times New Roman" w:eastAsia="Times New Roman" w:hAnsi="Times New Roman" w:cs="Times New Roman"/>
        </w:rPr>
        <w:t>location_id</w:t>
      </w:r>
      <w:proofErr w:type="spellEnd"/>
      <w:r w:rsidR="22D0EA14" w:rsidRPr="34104A86">
        <w:rPr>
          <w:rFonts w:ascii="Times New Roman" w:eastAsia="Times New Roman" w:hAnsi="Times New Roman" w:cs="Times New Roman"/>
        </w:rPr>
        <w:t>”</w:t>
      </w:r>
      <w:r w:rsidR="06DE50A5" w:rsidRPr="34104A86">
        <w:rPr>
          <w:rFonts w:ascii="Times New Roman" w:eastAsia="Times New Roman" w:hAnsi="Times New Roman" w:cs="Times New Roman"/>
        </w:rPr>
        <w:t xml:space="preserve"> </w:t>
      </w:r>
      <w:r w:rsidR="00666455">
        <w:rPr>
          <w:rFonts w:ascii="Times New Roman" w:eastAsia="Times New Roman" w:hAnsi="Times New Roman" w:cs="Times New Roman"/>
        </w:rPr>
        <w:t xml:space="preserve">integer data type column </w:t>
      </w:r>
      <w:r w:rsidR="06DE50A5" w:rsidRPr="34104A86">
        <w:rPr>
          <w:rFonts w:ascii="Times New Roman" w:eastAsia="Times New Roman" w:hAnsi="Times New Roman" w:cs="Times New Roman"/>
        </w:rPr>
        <w:t>and the foreign key between “customer” and “services” is “</w:t>
      </w:r>
      <w:proofErr w:type="spellStart"/>
      <w:r w:rsidR="06DE50A5" w:rsidRPr="34104A86">
        <w:rPr>
          <w:rFonts w:ascii="Times New Roman" w:eastAsia="Times New Roman" w:hAnsi="Times New Roman" w:cs="Times New Roman"/>
        </w:rPr>
        <w:t>customer_id</w:t>
      </w:r>
      <w:proofErr w:type="spellEnd"/>
      <w:r w:rsidR="06DE50A5" w:rsidRPr="34104A86">
        <w:rPr>
          <w:rFonts w:ascii="Times New Roman" w:eastAsia="Times New Roman" w:hAnsi="Times New Roman" w:cs="Times New Roman"/>
        </w:rPr>
        <w:t>”</w:t>
      </w:r>
      <w:r w:rsidR="00666455">
        <w:rPr>
          <w:rFonts w:ascii="Times New Roman" w:eastAsia="Times New Roman" w:hAnsi="Times New Roman" w:cs="Times New Roman"/>
        </w:rPr>
        <w:t xml:space="preserve"> text data type column</w:t>
      </w:r>
      <w:r w:rsidR="77A4373D" w:rsidRPr="34104A86">
        <w:rPr>
          <w:rFonts w:ascii="Times New Roman" w:eastAsia="Times New Roman" w:hAnsi="Times New Roman" w:cs="Times New Roman"/>
        </w:rPr>
        <w:t xml:space="preserve"> ("Create table," 2024).</w:t>
      </w:r>
    </w:p>
    <w:p w14:paraId="5F35EF9D" w14:textId="4B717A23" w:rsidR="0A2E40B2" w:rsidRDefault="0A2E40B2" w:rsidP="0A2E40B2">
      <w:pPr>
        <w:spacing w:line="480" w:lineRule="auto"/>
        <w:rPr>
          <w:rFonts w:ascii="Times New Roman" w:eastAsia="Times New Roman" w:hAnsi="Times New Roman" w:cs="Times New Roman"/>
        </w:rPr>
      </w:pPr>
    </w:p>
    <w:p w14:paraId="3B5681AA" w14:textId="439EDC0F" w:rsidR="4F6AFE9E" w:rsidRDefault="4F6AFE9E" w:rsidP="0A2E40B2">
      <w:pPr>
        <w:spacing w:line="480" w:lineRule="auto"/>
        <w:rPr>
          <w:rFonts w:ascii="Times New Roman" w:eastAsia="Times New Roman" w:hAnsi="Times New Roman" w:cs="Times New Roman"/>
        </w:rPr>
      </w:pPr>
      <w:r w:rsidRPr="0A2E40B2">
        <w:rPr>
          <w:rFonts w:ascii="Times New Roman" w:eastAsia="Times New Roman" w:hAnsi="Times New Roman" w:cs="Times New Roman"/>
        </w:rPr>
        <w:t>B.</w:t>
      </w:r>
      <w:r>
        <w:tab/>
      </w:r>
      <w:r w:rsidRPr="0A2E40B2">
        <w:rPr>
          <w:rFonts w:ascii="Times New Roman" w:eastAsia="Times New Roman" w:hAnsi="Times New Roman" w:cs="Times New Roman"/>
        </w:rPr>
        <w:t xml:space="preserve">Create an entity relationship diagram (ERD) for the add-on CSV file and any other tables and columns used to answer the question from part A by evaluating the data contained in the file and identifying the </w:t>
      </w:r>
      <w:proofErr w:type="gramStart"/>
      <w:r w:rsidR="00666455">
        <w:rPr>
          <w:rFonts w:ascii="Times New Roman" w:eastAsia="Times New Roman" w:hAnsi="Times New Roman" w:cs="Times New Roman"/>
        </w:rPr>
        <w:t>m:n</w:t>
      </w:r>
      <w:proofErr w:type="gramEnd"/>
      <w:r w:rsidR="00666455">
        <w:rPr>
          <w:rFonts w:ascii="Times New Roman" w:eastAsia="Times New Roman" w:hAnsi="Times New Roman" w:cs="Times New Roman"/>
        </w:rPr>
        <w:t xml:space="preserve"> </w:t>
      </w:r>
      <w:r w:rsidRPr="0A2E40B2">
        <w:rPr>
          <w:rFonts w:ascii="Times New Roman" w:eastAsia="Times New Roman" w:hAnsi="Times New Roman" w:cs="Times New Roman"/>
        </w:rPr>
        <w:t>relationships and relational constraints.</w:t>
      </w:r>
    </w:p>
    <w:p w14:paraId="7A78E559" w14:textId="64B20087" w:rsidR="666AF554" w:rsidRDefault="666AF554" w:rsidP="0A2E40B2">
      <w:pPr>
        <w:spacing w:line="480" w:lineRule="auto"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301FC3E4" wp14:editId="1B5370B7">
            <wp:extent cx="2245153" cy="3924300"/>
            <wp:effectExtent l="0" t="0" r="0" b="0"/>
            <wp:docPr id="1862251879" name="Picture 18622518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5153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94BB3" w14:textId="4FE10E93" w:rsidR="4F6AFE9E" w:rsidRDefault="4F6AFE9E" w:rsidP="0A2E40B2">
      <w:pPr>
        <w:pStyle w:val="ListParagraph"/>
        <w:numPr>
          <w:ilvl w:val="0"/>
          <w:numId w:val="5"/>
        </w:numPr>
        <w:spacing w:line="480" w:lineRule="auto"/>
        <w:rPr>
          <w:rFonts w:ascii="Times New Roman" w:eastAsia="Times New Roman" w:hAnsi="Times New Roman" w:cs="Times New Roman"/>
          <w:b/>
          <w:bCs/>
        </w:rPr>
      </w:pPr>
      <w:r w:rsidRPr="0A2E40B2">
        <w:rPr>
          <w:rFonts w:ascii="Times New Roman" w:eastAsia="Times New Roman" w:hAnsi="Times New Roman" w:cs="Times New Roman"/>
          <w:b/>
          <w:bCs/>
        </w:rPr>
        <w:lastRenderedPageBreak/>
        <w:t>Write SQL code, in text format, that creates a table based on the ERD and specifies the columns and relevant keys.</w:t>
      </w:r>
    </w:p>
    <w:p w14:paraId="689F604D" w14:textId="3826903D" w:rsidR="6330F417" w:rsidRDefault="57ADB0AF" w:rsidP="0A2E40B2">
      <w:pPr>
        <w:shd w:val="clear" w:color="auto" w:fill="FFFFFF" w:themeFill="background1"/>
        <w:spacing w:after="0" w:line="276" w:lineRule="auto"/>
        <w:rPr>
          <w:rFonts w:ascii="Times New Roman" w:eastAsia="Times New Roman" w:hAnsi="Times New Roman" w:cs="Times New Roman"/>
          <w:i/>
          <w:iCs/>
          <w:color w:val="222222"/>
        </w:rPr>
      </w:pPr>
      <w:r w:rsidRPr="0A2E40B2">
        <w:rPr>
          <w:rFonts w:ascii="Times New Roman" w:eastAsia="Times New Roman" w:hAnsi="Times New Roman" w:cs="Times New Roman"/>
          <w:i/>
          <w:iCs/>
          <w:color w:val="222222"/>
        </w:rPr>
        <w:t xml:space="preserve">CREATE TABLE </w:t>
      </w:r>
      <w:proofErr w:type="spellStart"/>
      <w:r w:rsidRPr="0A2E40B2">
        <w:rPr>
          <w:rFonts w:ascii="Times New Roman" w:eastAsia="Times New Roman" w:hAnsi="Times New Roman" w:cs="Times New Roman"/>
          <w:i/>
          <w:iCs/>
          <w:color w:val="222222"/>
        </w:rPr>
        <w:t>public."</w:t>
      </w:r>
      <w:proofErr w:type="gramStart"/>
      <w:r w:rsidRPr="0A2E40B2">
        <w:rPr>
          <w:rFonts w:ascii="Times New Roman" w:eastAsia="Times New Roman" w:hAnsi="Times New Roman" w:cs="Times New Roman"/>
          <w:i/>
          <w:iCs/>
          <w:color w:val="222222"/>
        </w:rPr>
        <w:t>services</w:t>
      </w:r>
      <w:proofErr w:type="spellEnd"/>
      <w:r w:rsidRPr="0A2E40B2">
        <w:rPr>
          <w:rFonts w:ascii="Times New Roman" w:eastAsia="Times New Roman" w:hAnsi="Times New Roman" w:cs="Times New Roman"/>
          <w:i/>
          <w:iCs/>
          <w:color w:val="222222"/>
        </w:rPr>
        <w:t>"</w:t>
      </w:r>
      <w:proofErr w:type="gramEnd"/>
    </w:p>
    <w:p w14:paraId="284E47D7" w14:textId="29D933FC" w:rsidR="57ADB0AF" w:rsidRDefault="57ADB0AF" w:rsidP="0A2E40B2">
      <w:pPr>
        <w:shd w:val="clear" w:color="auto" w:fill="FFFFFF" w:themeFill="background1"/>
        <w:spacing w:after="0" w:line="276" w:lineRule="auto"/>
        <w:ind w:firstLine="720"/>
        <w:rPr>
          <w:rFonts w:ascii="Times New Roman" w:eastAsia="Times New Roman" w:hAnsi="Times New Roman" w:cs="Times New Roman"/>
          <w:i/>
          <w:iCs/>
          <w:color w:val="222222"/>
        </w:rPr>
      </w:pPr>
      <w:r w:rsidRPr="0A2E40B2">
        <w:rPr>
          <w:rFonts w:ascii="Times New Roman" w:eastAsia="Times New Roman" w:hAnsi="Times New Roman" w:cs="Times New Roman"/>
          <w:i/>
          <w:iCs/>
          <w:color w:val="222222"/>
        </w:rPr>
        <w:t>(</w:t>
      </w:r>
    </w:p>
    <w:p w14:paraId="673DCEE6" w14:textId="09BDC5A8" w:rsidR="57ADB0AF" w:rsidRDefault="57ADB0AF" w:rsidP="0A2E40B2">
      <w:pPr>
        <w:shd w:val="clear" w:color="auto" w:fill="FFFFFF" w:themeFill="background1"/>
        <w:spacing w:after="0" w:line="276" w:lineRule="auto"/>
        <w:rPr>
          <w:rFonts w:ascii="Times New Roman" w:eastAsia="Times New Roman" w:hAnsi="Times New Roman" w:cs="Times New Roman"/>
          <w:i/>
          <w:iCs/>
          <w:color w:val="222222"/>
        </w:rPr>
      </w:pPr>
      <w:r w:rsidRPr="0A2E40B2">
        <w:rPr>
          <w:rFonts w:ascii="Times New Roman" w:eastAsia="Times New Roman" w:hAnsi="Times New Roman" w:cs="Times New Roman"/>
          <w:i/>
          <w:iCs/>
          <w:color w:val="222222"/>
        </w:rPr>
        <w:t xml:space="preserve">    </w:t>
      </w:r>
      <w:r>
        <w:tab/>
      </w:r>
      <w:proofErr w:type="spellStart"/>
      <w:r w:rsidRPr="0A2E40B2">
        <w:rPr>
          <w:rFonts w:ascii="Times New Roman" w:eastAsia="Times New Roman" w:hAnsi="Times New Roman" w:cs="Times New Roman"/>
          <w:i/>
          <w:iCs/>
          <w:color w:val="222222"/>
        </w:rPr>
        <w:t>customer_id</w:t>
      </w:r>
      <w:proofErr w:type="spellEnd"/>
      <w:r w:rsidRPr="0A2E40B2">
        <w:rPr>
          <w:rFonts w:ascii="Times New Roman" w:eastAsia="Times New Roman" w:hAnsi="Times New Roman" w:cs="Times New Roman"/>
          <w:i/>
          <w:iCs/>
          <w:color w:val="222222"/>
        </w:rPr>
        <w:t xml:space="preserve"> character </w:t>
      </w:r>
      <w:proofErr w:type="gramStart"/>
      <w:r w:rsidRPr="0A2E40B2">
        <w:rPr>
          <w:rFonts w:ascii="Times New Roman" w:eastAsia="Times New Roman" w:hAnsi="Times New Roman" w:cs="Times New Roman"/>
          <w:i/>
          <w:iCs/>
          <w:color w:val="222222"/>
        </w:rPr>
        <w:t>varying(</w:t>
      </w:r>
      <w:proofErr w:type="gramEnd"/>
      <w:r w:rsidRPr="0A2E40B2">
        <w:rPr>
          <w:rFonts w:ascii="Times New Roman" w:eastAsia="Times New Roman" w:hAnsi="Times New Roman" w:cs="Times New Roman"/>
          <w:i/>
          <w:iCs/>
          <w:color w:val="222222"/>
        </w:rPr>
        <w:t xml:space="preserve">30) COLLATE </w:t>
      </w:r>
      <w:proofErr w:type="spellStart"/>
      <w:r w:rsidRPr="0A2E40B2">
        <w:rPr>
          <w:rFonts w:ascii="Times New Roman" w:eastAsia="Times New Roman" w:hAnsi="Times New Roman" w:cs="Times New Roman"/>
          <w:i/>
          <w:iCs/>
          <w:color w:val="222222"/>
        </w:rPr>
        <w:t>pg_catalog."default</w:t>
      </w:r>
      <w:proofErr w:type="spellEnd"/>
      <w:r w:rsidRPr="0A2E40B2">
        <w:rPr>
          <w:rFonts w:ascii="Times New Roman" w:eastAsia="Times New Roman" w:hAnsi="Times New Roman" w:cs="Times New Roman"/>
          <w:i/>
          <w:iCs/>
          <w:color w:val="222222"/>
        </w:rPr>
        <w:t>" NOT NULL,</w:t>
      </w:r>
    </w:p>
    <w:p w14:paraId="316247AC" w14:textId="1E09546D" w:rsidR="57ADB0AF" w:rsidRDefault="57ADB0AF" w:rsidP="0A2E40B2">
      <w:pPr>
        <w:shd w:val="clear" w:color="auto" w:fill="FFFFFF" w:themeFill="background1"/>
        <w:spacing w:after="0" w:line="276" w:lineRule="auto"/>
        <w:rPr>
          <w:rFonts w:ascii="Times New Roman" w:eastAsia="Times New Roman" w:hAnsi="Times New Roman" w:cs="Times New Roman"/>
          <w:i/>
          <w:iCs/>
          <w:color w:val="222222"/>
        </w:rPr>
      </w:pPr>
      <w:r w:rsidRPr="0A2E40B2">
        <w:rPr>
          <w:rFonts w:ascii="Times New Roman" w:eastAsia="Times New Roman" w:hAnsi="Times New Roman" w:cs="Times New Roman"/>
          <w:i/>
          <w:iCs/>
          <w:color w:val="222222"/>
        </w:rPr>
        <w:t xml:space="preserve">  </w:t>
      </w:r>
      <w:r>
        <w:tab/>
      </w:r>
      <w:proofErr w:type="spellStart"/>
      <w:r w:rsidRPr="0A2E40B2">
        <w:rPr>
          <w:rFonts w:ascii="Times New Roman" w:eastAsia="Times New Roman" w:hAnsi="Times New Roman" w:cs="Times New Roman"/>
          <w:i/>
          <w:iCs/>
          <w:color w:val="222222"/>
        </w:rPr>
        <w:t>InternetService</w:t>
      </w:r>
      <w:proofErr w:type="spellEnd"/>
      <w:r w:rsidRPr="0A2E40B2">
        <w:rPr>
          <w:rFonts w:ascii="Times New Roman" w:eastAsia="Times New Roman" w:hAnsi="Times New Roman" w:cs="Times New Roman"/>
          <w:i/>
          <w:iCs/>
          <w:color w:val="222222"/>
        </w:rPr>
        <w:t xml:space="preserve"> character </w:t>
      </w:r>
      <w:proofErr w:type="gramStart"/>
      <w:r w:rsidRPr="0A2E40B2">
        <w:rPr>
          <w:rFonts w:ascii="Times New Roman" w:eastAsia="Times New Roman" w:hAnsi="Times New Roman" w:cs="Times New Roman"/>
          <w:i/>
          <w:iCs/>
          <w:color w:val="222222"/>
        </w:rPr>
        <w:t>varying(</w:t>
      </w:r>
      <w:proofErr w:type="gramEnd"/>
      <w:r w:rsidRPr="0A2E40B2">
        <w:rPr>
          <w:rFonts w:ascii="Times New Roman" w:eastAsia="Times New Roman" w:hAnsi="Times New Roman" w:cs="Times New Roman"/>
          <w:i/>
          <w:iCs/>
          <w:color w:val="222222"/>
        </w:rPr>
        <w:t xml:space="preserve">30) COLLATE </w:t>
      </w:r>
      <w:proofErr w:type="spellStart"/>
      <w:r w:rsidRPr="0A2E40B2">
        <w:rPr>
          <w:rFonts w:ascii="Times New Roman" w:eastAsia="Times New Roman" w:hAnsi="Times New Roman" w:cs="Times New Roman"/>
          <w:i/>
          <w:iCs/>
          <w:color w:val="222222"/>
        </w:rPr>
        <w:t>pg_catalog."default</w:t>
      </w:r>
      <w:proofErr w:type="spellEnd"/>
      <w:r w:rsidRPr="0A2E40B2">
        <w:rPr>
          <w:rFonts w:ascii="Times New Roman" w:eastAsia="Times New Roman" w:hAnsi="Times New Roman" w:cs="Times New Roman"/>
          <w:i/>
          <w:iCs/>
          <w:color w:val="222222"/>
        </w:rPr>
        <w:t>",</w:t>
      </w:r>
    </w:p>
    <w:p w14:paraId="24D6FD51" w14:textId="405F97B9" w:rsidR="57ADB0AF" w:rsidRDefault="57ADB0AF" w:rsidP="0A2E40B2">
      <w:pPr>
        <w:shd w:val="clear" w:color="auto" w:fill="FFFFFF" w:themeFill="background1"/>
        <w:spacing w:after="0" w:line="276" w:lineRule="auto"/>
        <w:rPr>
          <w:rFonts w:ascii="Times New Roman" w:eastAsia="Times New Roman" w:hAnsi="Times New Roman" w:cs="Times New Roman"/>
          <w:i/>
          <w:iCs/>
          <w:color w:val="222222"/>
        </w:rPr>
      </w:pPr>
      <w:r w:rsidRPr="0A2E40B2">
        <w:rPr>
          <w:rFonts w:ascii="Times New Roman" w:eastAsia="Times New Roman" w:hAnsi="Times New Roman" w:cs="Times New Roman"/>
          <w:i/>
          <w:iCs/>
          <w:color w:val="222222"/>
        </w:rPr>
        <w:t xml:space="preserve">    </w:t>
      </w:r>
      <w:r>
        <w:tab/>
      </w:r>
      <w:r w:rsidRPr="0A2E40B2">
        <w:rPr>
          <w:rFonts w:ascii="Times New Roman" w:eastAsia="Times New Roman" w:hAnsi="Times New Roman" w:cs="Times New Roman"/>
          <w:i/>
          <w:iCs/>
          <w:color w:val="222222"/>
        </w:rPr>
        <w:t xml:space="preserve">Phone character </w:t>
      </w:r>
      <w:proofErr w:type="gramStart"/>
      <w:r w:rsidRPr="0A2E40B2">
        <w:rPr>
          <w:rFonts w:ascii="Times New Roman" w:eastAsia="Times New Roman" w:hAnsi="Times New Roman" w:cs="Times New Roman"/>
          <w:i/>
          <w:iCs/>
          <w:color w:val="222222"/>
        </w:rPr>
        <w:t>varying(</w:t>
      </w:r>
      <w:proofErr w:type="gramEnd"/>
      <w:r w:rsidRPr="0A2E40B2">
        <w:rPr>
          <w:rFonts w:ascii="Times New Roman" w:eastAsia="Times New Roman" w:hAnsi="Times New Roman" w:cs="Times New Roman"/>
          <w:i/>
          <w:iCs/>
          <w:color w:val="222222"/>
        </w:rPr>
        <w:t xml:space="preserve">5) COLLATE </w:t>
      </w:r>
      <w:proofErr w:type="spellStart"/>
      <w:r w:rsidRPr="0A2E40B2">
        <w:rPr>
          <w:rFonts w:ascii="Times New Roman" w:eastAsia="Times New Roman" w:hAnsi="Times New Roman" w:cs="Times New Roman"/>
          <w:i/>
          <w:iCs/>
          <w:color w:val="222222"/>
        </w:rPr>
        <w:t>pg_catalog."default</w:t>
      </w:r>
      <w:proofErr w:type="spellEnd"/>
      <w:r w:rsidRPr="0A2E40B2">
        <w:rPr>
          <w:rFonts w:ascii="Times New Roman" w:eastAsia="Times New Roman" w:hAnsi="Times New Roman" w:cs="Times New Roman"/>
          <w:i/>
          <w:iCs/>
          <w:color w:val="222222"/>
        </w:rPr>
        <w:t>",</w:t>
      </w:r>
    </w:p>
    <w:p w14:paraId="144392A0" w14:textId="7865CE76" w:rsidR="57ADB0AF" w:rsidRDefault="57ADB0AF" w:rsidP="0A2E40B2">
      <w:pPr>
        <w:shd w:val="clear" w:color="auto" w:fill="FFFFFF" w:themeFill="background1"/>
        <w:spacing w:after="0" w:line="276" w:lineRule="auto"/>
        <w:rPr>
          <w:rFonts w:ascii="Times New Roman" w:eastAsia="Times New Roman" w:hAnsi="Times New Roman" w:cs="Times New Roman"/>
          <w:i/>
          <w:iCs/>
          <w:color w:val="222222"/>
        </w:rPr>
      </w:pPr>
      <w:r w:rsidRPr="0A2E40B2">
        <w:rPr>
          <w:rFonts w:ascii="Times New Roman" w:eastAsia="Times New Roman" w:hAnsi="Times New Roman" w:cs="Times New Roman"/>
          <w:i/>
          <w:iCs/>
          <w:color w:val="222222"/>
        </w:rPr>
        <w:t xml:space="preserve">    </w:t>
      </w:r>
      <w:r>
        <w:tab/>
      </w:r>
      <w:r w:rsidRPr="0A2E40B2">
        <w:rPr>
          <w:rFonts w:ascii="Times New Roman" w:eastAsia="Times New Roman" w:hAnsi="Times New Roman" w:cs="Times New Roman"/>
          <w:i/>
          <w:iCs/>
          <w:color w:val="222222"/>
        </w:rPr>
        <w:t xml:space="preserve">Multiple character </w:t>
      </w:r>
      <w:proofErr w:type="gramStart"/>
      <w:r w:rsidRPr="0A2E40B2">
        <w:rPr>
          <w:rFonts w:ascii="Times New Roman" w:eastAsia="Times New Roman" w:hAnsi="Times New Roman" w:cs="Times New Roman"/>
          <w:i/>
          <w:iCs/>
          <w:color w:val="222222"/>
        </w:rPr>
        <w:t>varying(</w:t>
      </w:r>
      <w:proofErr w:type="gramEnd"/>
      <w:r w:rsidRPr="0A2E40B2">
        <w:rPr>
          <w:rFonts w:ascii="Times New Roman" w:eastAsia="Times New Roman" w:hAnsi="Times New Roman" w:cs="Times New Roman"/>
          <w:i/>
          <w:iCs/>
          <w:color w:val="222222"/>
        </w:rPr>
        <w:t xml:space="preserve">5) COLLATE </w:t>
      </w:r>
      <w:proofErr w:type="spellStart"/>
      <w:r w:rsidRPr="0A2E40B2">
        <w:rPr>
          <w:rFonts w:ascii="Times New Roman" w:eastAsia="Times New Roman" w:hAnsi="Times New Roman" w:cs="Times New Roman"/>
          <w:i/>
          <w:iCs/>
          <w:color w:val="222222"/>
        </w:rPr>
        <w:t>pg_catalog."default</w:t>
      </w:r>
      <w:proofErr w:type="spellEnd"/>
      <w:r w:rsidRPr="0A2E40B2">
        <w:rPr>
          <w:rFonts w:ascii="Times New Roman" w:eastAsia="Times New Roman" w:hAnsi="Times New Roman" w:cs="Times New Roman"/>
          <w:i/>
          <w:iCs/>
          <w:color w:val="222222"/>
        </w:rPr>
        <w:t>",</w:t>
      </w:r>
    </w:p>
    <w:p w14:paraId="31934A77" w14:textId="486A7E2E" w:rsidR="57ADB0AF" w:rsidRDefault="57ADB0AF" w:rsidP="0A2E40B2">
      <w:pPr>
        <w:shd w:val="clear" w:color="auto" w:fill="FFFFFF" w:themeFill="background1"/>
        <w:spacing w:after="0" w:line="276" w:lineRule="auto"/>
        <w:rPr>
          <w:rFonts w:ascii="Times New Roman" w:eastAsia="Times New Roman" w:hAnsi="Times New Roman" w:cs="Times New Roman"/>
          <w:i/>
          <w:iCs/>
          <w:color w:val="222222"/>
        </w:rPr>
      </w:pPr>
      <w:r w:rsidRPr="0A2E40B2">
        <w:rPr>
          <w:rFonts w:ascii="Times New Roman" w:eastAsia="Times New Roman" w:hAnsi="Times New Roman" w:cs="Times New Roman"/>
          <w:i/>
          <w:iCs/>
          <w:color w:val="222222"/>
        </w:rPr>
        <w:t xml:space="preserve">    </w:t>
      </w:r>
      <w:r>
        <w:tab/>
      </w:r>
      <w:proofErr w:type="spellStart"/>
      <w:r w:rsidRPr="0A2E40B2">
        <w:rPr>
          <w:rFonts w:ascii="Times New Roman" w:eastAsia="Times New Roman" w:hAnsi="Times New Roman" w:cs="Times New Roman"/>
          <w:i/>
          <w:iCs/>
          <w:color w:val="222222"/>
        </w:rPr>
        <w:t>OnlineSecurity</w:t>
      </w:r>
      <w:proofErr w:type="spellEnd"/>
      <w:r w:rsidRPr="0A2E40B2">
        <w:rPr>
          <w:rFonts w:ascii="Times New Roman" w:eastAsia="Times New Roman" w:hAnsi="Times New Roman" w:cs="Times New Roman"/>
          <w:i/>
          <w:iCs/>
          <w:color w:val="222222"/>
        </w:rPr>
        <w:t xml:space="preserve"> character </w:t>
      </w:r>
      <w:proofErr w:type="gramStart"/>
      <w:r w:rsidRPr="0A2E40B2">
        <w:rPr>
          <w:rFonts w:ascii="Times New Roman" w:eastAsia="Times New Roman" w:hAnsi="Times New Roman" w:cs="Times New Roman"/>
          <w:i/>
          <w:iCs/>
          <w:color w:val="222222"/>
        </w:rPr>
        <w:t>varying(</w:t>
      </w:r>
      <w:proofErr w:type="gramEnd"/>
      <w:r w:rsidRPr="0A2E40B2">
        <w:rPr>
          <w:rFonts w:ascii="Times New Roman" w:eastAsia="Times New Roman" w:hAnsi="Times New Roman" w:cs="Times New Roman"/>
          <w:i/>
          <w:iCs/>
          <w:color w:val="222222"/>
        </w:rPr>
        <w:t xml:space="preserve">5) COLLATE </w:t>
      </w:r>
      <w:proofErr w:type="spellStart"/>
      <w:r w:rsidRPr="0A2E40B2">
        <w:rPr>
          <w:rFonts w:ascii="Times New Roman" w:eastAsia="Times New Roman" w:hAnsi="Times New Roman" w:cs="Times New Roman"/>
          <w:i/>
          <w:iCs/>
          <w:color w:val="222222"/>
        </w:rPr>
        <w:t>pg_catalog."default</w:t>
      </w:r>
      <w:proofErr w:type="spellEnd"/>
      <w:r w:rsidRPr="0A2E40B2">
        <w:rPr>
          <w:rFonts w:ascii="Times New Roman" w:eastAsia="Times New Roman" w:hAnsi="Times New Roman" w:cs="Times New Roman"/>
          <w:i/>
          <w:iCs/>
          <w:color w:val="222222"/>
        </w:rPr>
        <w:t>",</w:t>
      </w:r>
    </w:p>
    <w:p w14:paraId="20BF36C9" w14:textId="0A4A2323" w:rsidR="57ADB0AF" w:rsidRDefault="57ADB0AF" w:rsidP="0A2E40B2">
      <w:pPr>
        <w:shd w:val="clear" w:color="auto" w:fill="FFFFFF" w:themeFill="background1"/>
        <w:spacing w:after="0" w:line="276" w:lineRule="auto"/>
        <w:rPr>
          <w:rFonts w:ascii="Times New Roman" w:eastAsia="Times New Roman" w:hAnsi="Times New Roman" w:cs="Times New Roman"/>
          <w:i/>
          <w:iCs/>
          <w:color w:val="222222"/>
        </w:rPr>
      </w:pPr>
      <w:r w:rsidRPr="0A2E40B2">
        <w:rPr>
          <w:rFonts w:ascii="Times New Roman" w:eastAsia="Times New Roman" w:hAnsi="Times New Roman" w:cs="Times New Roman"/>
          <w:i/>
          <w:iCs/>
          <w:color w:val="222222"/>
        </w:rPr>
        <w:t xml:space="preserve">    </w:t>
      </w:r>
      <w:r>
        <w:tab/>
      </w:r>
      <w:proofErr w:type="spellStart"/>
      <w:r w:rsidRPr="0A2E40B2">
        <w:rPr>
          <w:rFonts w:ascii="Times New Roman" w:eastAsia="Times New Roman" w:hAnsi="Times New Roman" w:cs="Times New Roman"/>
          <w:i/>
          <w:iCs/>
          <w:color w:val="222222"/>
        </w:rPr>
        <w:t>OnlineBackup</w:t>
      </w:r>
      <w:proofErr w:type="spellEnd"/>
      <w:r w:rsidRPr="0A2E40B2">
        <w:rPr>
          <w:rFonts w:ascii="Times New Roman" w:eastAsia="Times New Roman" w:hAnsi="Times New Roman" w:cs="Times New Roman"/>
          <w:i/>
          <w:iCs/>
          <w:color w:val="222222"/>
        </w:rPr>
        <w:t xml:space="preserve"> character </w:t>
      </w:r>
      <w:proofErr w:type="gramStart"/>
      <w:r w:rsidRPr="0A2E40B2">
        <w:rPr>
          <w:rFonts w:ascii="Times New Roman" w:eastAsia="Times New Roman" w:hAnsi="Times New Roman" w:cs="Times New Roman"/>
          <w:i/>
          <w:iCs/>
          <w:color w:val="222222"/>
        </w:rPr>
        <w:t>varying(</w:t>
      </w:r>
      <w:proofErr w:type="gramEnd"/>
      <w:r w:rsidRPr="0A2E40B2">
        <w:rPr>
          <w:rFonts w:ascii="Times New Roman" w:eastAsia="Times New Roman" w:hAnsi="Times New Roman" w:cs="Times New Roman"/>
          <w:i/>
          <w:iCs/>
          <w:color w:val="222222"/>
        </w:rPr>
        <w:t xml:space="preserve">5) COLLATE </w:t>
      </w:r>
      <w:proofErr w:type="spellStart"/>
      <w:r w:rsidRPr="0A2E40B2">
        <w:rPr>
          <w:rFonts w:ascii="Times New Roman" w:eastAsia="Times New Roman" w:hAnsi="Times New Roman" w:cs="Times New Roman"/>
          <w:i/>
          <w:iCs/>
          <w:color w:val="222222"/>
        </w:rPr>
        <w:t>pg_catalog."default</w:t>
      </w:r>
      <w:proofErr w:type="spellEnd"/>
      <w:r w:rsidRPr="0A2E40B2">
        <w:rPr>
          <w:rFonts w:ascii="Times New Roman" w:eastAsia="Times New Roman" w:hAnsi="Times New Roman" w:cs="Times New Roman"/>
          <w:i/>
          <w:iCs/>
          <w:color w:val="222222"/>
        </w:rPr>
        <w:t>",</w:t>
      </w:r>
    </w:p>
    <w:p w14:paraId="7860F705" w14:textId="207B64E5" w:rsidR="57ADB0AF" w:rsidRDefault="57ADB0AF" w:rsidP="0A2E40B2">
      <w:pPr>
        <w:shd w:val="clear" w:color="auto" w:fill="FFFFFF" w:themeFill="background1"/>
        <w:spacing w:after="0" w:line="276" w:lineRule="auto"/>
        <w:rPr>
          <w:rFonts w:ascii="Times New Roman" w:eastAsia="Times New Roman" w:hAnsi="Times New Roman" w:cs="Times New Roman"/>
          <w:i/>
          <w:iCs/>
          <w:color w:val="222222"/>
        </w:rPr>
      </w:pPr>
      <w:r w:rsidRPr="0A2E40B2">
        <w:rPr>
          <w:rFonts w:ascii="Times New Roman" w:eastAsia="Times New Roman" w:hAnsi="Times New Roman" w:cs="Times New Roman"/>
          <w:i/>
          <w:iCs/>
          <w:color w:val="222222"/>
        </w:rPr>
        <w:t xml:space="preserve">    </w:t>
      </w:r>
      <w:r>
        <w:tab/>
      </w:r>
      <w:proofErr w:type="spellStart"/>
      <w:r w:rsidRPr="0A2E40B2">
        <w:rPr>
          <w:rFonts w:ascii="Times New Roman" w:eastAsia="Times New Roman" w:hAnsi="Times New Roman" w:cs="Times New Roman"/>
          <w:i/>
          <w:iCs/>
          <w:color w:val="222222"/>
        </w:rPr>
        <w:t>DeviceProtection</w:t>
      </w:r>
      <w:proofErr w:type="spellEnd"/>
      <w:r w:rsidRPr="0A2E40B2">
        <w:rPr>
          <w:rFonts w:ascii="Times New Roman" w:eastAsia="Times New Roman" w:hAnsi="Times New Roman" w:cs="Times New Roman"/>
          <w:i/>
          <w:iCs/>
          <w:color w:val="222222"/>
        </w:rPr>
        <w:t xml:space="preserve"> character </w:t>
      </w:r>
      <w:proofErr w:type="gramStart"/>
      <w:r w:rsidRPr="0A2E40B2">
        <w:rPr>
          <w:rFonts w:ascii="Times New Roman" w:eastAsia="Times New Roman" w:hAnsi="Times New Roman" w:cs="Times New Roman"/>
          <w:i/>
          <w:iCs/>
          <w:color w:val="222222"/>
        </w:rPr>
        <w:t>varying(</w:t>
      </w:r>
      <w:proofErr w:type="gramEnd"/>
      <w:r w:rsidRPr="0A2E40B2">
        <w:rPr>
          <w:rFonts w:ascii="Times New Roman" w:eastAsia="Times New Roman" w:hAnsi="Times New Roman" w:cs="Times New Roman"/>
          <w:i/>
          <w:iCs/>
          <w:color w:val="222222"/>
        </w:rPr>
        <w:t xml:space="preserve">5) COLLATE </w:t>
      </w:r>
      <w:proofErr w:type="spellStart"/>
      <w:r w:rsidRPr="0A2E40B2">
        <w:rPr>
          <w:rFonts w:ascii="Times New Roman" w:eastAsia="Times New Roman" w:hAnsi="Times New Roman" w:cs="Times New Roman"/>
          <w:i/>
          <w:iCs/>
          <w:color w:val="222222"/>
        </w:rPr>
        <w:t>pg_catalog."default</w:t>
      </w:r>
      <w:proofErr w:type="spellEnd"/>
      <w:r w:rsidRPr="0A2E40B2">
        <w:rPr>
          <w:rFonts w:ascii="Times New Roman" w:eastAsia="Times New Roman" w:hAnsi="Times New Roman" w:cs="Times New Roman"/>
          <w:i/>
          <w:iCs/>
          <w:color w:val="222222"/>
        </w:rPr>
        <w:t>",</w:t>
      </w:r>
    </w:p>
    <w:p w14:paraId="5B94A005" w14:textId="4C1B100E" w:rsidR="57ADB0AF" w:rsidRDefault="57ADB0AF" w:rsidP="0A2E40B2">
      <w:pPr>
        <w:shd w:val="clear" w:color="auto" w:fill="FFFFFF" w:themeFill="background1"/>
        <w:spacing w:after="0" w:line="276" w:lineRule="auto"/>
        <w:rPr>
          <w:rFonts w:ascii="Times New Roman" w:eastAsia="Times New Roman" w:hAnsi="Times New Roman" w:cs="Times New Roman"/>
          <w:i/>
          <w:iCs/>
          <w:color w:val="222222"/>
        </w:rPr>
      </w:pPr>
      <w:r w:rsidRPr="0A2E40B2">
        <w:rPr>
          <w:rFonts w:ascii="Times New Roman" w:eastAsia="Times New Roman" w:hAnsi="Times New Roman" w:cs="Times New Roman"/>
          <w:i/>
          <w:iCs/>
          <w:color w:val="222222"/>
        </w:rPr>
        <w:t xml:space="preserve">    </w:t>
      </w:r>
      <w:r>
        <w:tab/>
      </w:r>
      <w:proofErr w:type="spellStart"/>
      <w:r w:rsidRPr="0A2E40B2">
        <w:rPr>
          <w:rFonts w:ascii="Times New Roman" w:eastAsia="Times New Roman" w:hAnsi="Times New Roman" w:cs="Times New Roman"/>
          <w:i/>
          <w:iCs/>
          <w:color w:val="222222"/>
        </w:rPr>
        <w:t>TechSupport</w:t>
      </w:r>
      <w:proofErr w:type="spellEnd"/>
      <w:r w:rsidRPr="0A2E40B2">
        <w:rPr>
          <w:rFonts w:ascii="Times New Roman" w:eastAsia="Times New Roman" w:hAnsi="Times New Roman" w:cs="Times New Roman"/>
          <w:i/>
          <w:iCs/>
          <w:color w:val="222222"/>
        </w:rPr>
        <w:t xml:space="preserve"> character </w:t>
      </w:r>
      <w:proofErr w:type="gramStart"/>
      <w:r w:rsidRPr="0A2E40B2">
        <w:rPr>
          <w:rFonts w:ascii="Times New Roman" w:eastAsia="Times New Roman" w:hAnsi="Times New Roman" w:cs="Times New Roman"/>
          <w:i/>
          <w:iCs/>
          <w:color w:val="222222"/>
        </w:rPr>
        <w:t>varying(</w:t>
      </w:r>
      <w:proofErr w:type="gramEnd"/>
      <w:r w:rsidRPr="0A2E40B2">
        <w:rPr>
          <w:rFonts w:ascii="Times New Roman" w:eastAsia="Times New Roman" w:hAnsi="Times New Roman" w:cs="Times New Roman"/>
          <w:i/>
          <w:iCs/>
          <w:color w:val="222222"/>
        </w:rPr>
        <w:t xml:space="preserve">5) COLLATE </w:t>
      </w:r>
      <w:proofErr w:type="spellStart"/>
      <w:r w:rsidRPr="0A2E40B2">
        <w:rPr>
          <w:rFonts w:ascii="Times New Roman" w:eastAsia="Times New Roman" w:hAnsi="Times New Roman" w:cs="Times New Roman"/>
          <w:i/>
          <w:iCs/>
          <w:color w:val="222222"/>
        </w:rPr>
        <w:t>pg_catalog."default</w:t>
      </w:r>
      <w:proofErr w:type="spellEnd"/>
      <w:r w:rsidRPr="0A2E40B2">
        <w:rPr>
          <w:rFonts w:ascii="Times New Roman" w:eastAsia="Times New Roman" w:hAnsi="Times New Roman" w:cs="Times New Roman"/>
          <w:i/>
          <w:iCs/>
          <w:color w:val="222222"/>
        </w:rPr>
        <w:t>",</w:t>
      </w:r>
    </w:p>
    <w:p w14:paraId="0F243DC4" w14:textId="3A96E565" w:rsidR="57ADB0AF" w:rsidRDefault="57ADB0AF" w:rsidP="0A2E40B2">
      <w:pPr>
        <w:shd w:val="clear" w:color="auto" w:fill="FFFFFF" w:themeFill="background1"/>
        <w:spacing w:after="0" w:line="276" w:lineRule="auto"/>
        <w:rPr>
          <w:rFonts w:ascii="Times New Roman" w:eastAsia="Times New Roman" w:hAnsi="Times New Roman" w:cs="Times New Roman"/>
          <w:i/>
          <w:iCs/>
          <w:color w:val="222222"/>
        </w:rPr>
      </w:pPr>
      <w:r w:rsidRPr="0A2E40B2">
        <w:rPr>
          <w:rFonts w:ascii="Times New Roman" w:eastAsia="Times New Roman" w:hAnsi="Times New Roman" w:cs="Times New Roman"/>
          <w:i/>
          <w:iCs/>
          <w:color w:val="222222"/>
        </w:rPr>
        <w:t xml:space="preserve">    </w:t>
      </w:r>
      <w:r>
        <w:tab/>
      </w:r>
      <w:r w:rsidRPr="0A2E40B2">
        <w:rPr>
          <w:rFonts w:ascii="Times New Roman" w:eastAsia="Times New Roman" w:hAnsi="Times New Roman" w:cs="Times New Roman"/>
          <w:i/>
          <w:iCs/>
          <w:color w:val="222222"/>
        </w:rPr>
        <w:t>CONSTRAINT "</w:t>
      </w:r>
      <w:proofErr w:type="spellStart"/>
      <w:r w:rsidRPr="0A2E40B2">
        <w:rPr>
          <w:rFonts w:ascii="Times New Roman" w:eastAsia="Times New Roman" w:hAnsi="Times New Roman" w:cs="Times New Roman"/>
          <w:i/>
          <w:iCs/>
          <w:color w:val="222222"/>
        </w:rPr>
        <w:t>Services_pkey</w:t>
      </w:r>
      <w:proofErr w:type="spellEnd"/>
      <w:r w:rsidRPr="0A2E40B2">
        <w:rPr>
          <w:rFonts w:ascii="Times New Roman" w:eastAsia="Times New Roman" w:hAnsi="Times New Roman" w:cs="Times New Roman"/>
          <w:i/>
          <w:iCs/>
          <w:color w:val="222222"/>
        </w:rPr>
        <w:t>" PRIMARY KEY (</w:t>
      </w:r>
      <w:proofErr w:type="spellStart"/>
      <w:r w:rsidRPr="0A2E40B2">
        <w:rPr>
          <w:rFonts w:ascii="Times New Roman" w:eastAsia="Times New Roman" w:hAnsi="Times New Roman" w:cs="Times New Roman"/>
          <w:i/>
          <w:iCs/>
          <w:color w:val="222222"/>
        </w:rPr>
        <w:t>customer_id</w:t>
      </w:r>
      <w:proofErr w:type="spellEnd"/>
      <w:r w:rsidRPr="0A2E40B2">
        <w:rPr>
          <w:rFonts w:ascii="Times New Roman" w:eastAsia="Times New Roman" w:hAnsi="Times New Roman" w:cs="Times New Roman"/>
          <w:i/>
          <w:iCs/>
          <w:color w:val="222222"/>
        </w:rPr>
        <w:t>)</w:t>
      </w:r>
    </w:p>
    <w:p w14:paraId="57CE5D50" w14:textId="2B394964" w:rsidR="57ADB0AF" w:rsidRDefault="57ADB0AF" w:rsidP="0A2E40B2">
      <w:pPr>
        <w:shd w:val="clear" w:color="auto" w:fill="FFFFFF" w:themeFill="background1"/>
        <w:spacing w:after="0" w:line="276" w:lineRule="auto"/>
        <w:ind w:firstLine="720"/>
        <w:rPr>
          <w:rFonts w:ascii="Times New Roman" w:eastAsia="Times New Roman" w:hAnsi="Times New Roman" w:cs="Times New Roman"/>
          <w:i/>
          <w:iCs/>
          <w:color w:val="222222"/>
        </w:rPr>
      </w:pPr>
      <w:r w:rsidRPr="0A2E40B2">
        <w:rPr>
          <w:rFonts w:ascii="Times New Roman" w:eastAsia="Times New Roman" w:hAnsi="Times New Roman" w:cs="Times New Roman"/>
          <w:i/>
          <w:iCs/>
          <w:color w:val="222222"/>
        </w:rPr>
        <w:t>)</w:t>
      </w:r>
    </w:p>
    <w:p w14:paraId="5A57E6DB" w14:textId="1D89A5DA" w:rsidR="0A2E40B2" w:rsidRDefault="0A2E40B2" w:rsidP="0A2E40B2">
      <w:pPr>
        <w:shd w:val="clear" w:color="auto" w:fill="FFFFFF" w:themeFill="background1"/>
        <w:spacing w:after="0" w:line="276" w:lineRule="auto"/>
        <w:rPr>
          <w:rFonts w:ascii="Times New Roman" w:eastAsia="Times New Roman" w:hAnsi="Times New Roman" w:cs="Times New Roman"/>
          <w:i/>
          <w:iCs/>
        </w:rPr>
      </w:pPr>
    </w:p>
    <w:p w14:paraId="5584B8EC" w14:textId="273A69D4" w:rsidR="57ADB0AF" w:rsidRDefault="57ADB0AF" w:rsidP="0A2E40B2">
      <w:pPr>
        <w:shd w:val="clear" w:color="auto" w:fill="FFFFFF" w:themeFill="background1"/>
        <w:spacing w:after="0" w:line="276" w:lineRule="auto"/>
        <w:ind w:firstLine="720"/>
        <w:rPr>
          <w:rFonts w:ascii="Times New Roman" w:eastAsia="Times New Roman" w:hAnsi="Times New Roman" w:cs="Times New Roman"/>
          <w:i/>
          <w:iCs/>
          <w:color w:val="222222"/>
        </w:rPr>
      </w:pPr>
      <w:r w:rsidRPr="0A2E40B2">
        <w:rPr>
          <w:rFonts w:ascii="Times New Roman" w:eastAsia="Times New Roman" w:hAnsi="Times New Roman" w:cs="Times New Roman"/>
          <w:i/>
          <w:iCs/>
          <w:color w:val="222222"/>
        </w:rPr>
        <w:t xml:space="preserve">TABLESPACE </w:t>
      </w:r>
      <w:proofErr w:type="spellStart"/>
      <w:r w:rsidRPr="0A2E40B2">
        <w:rPr>
          <w:rFonts w:ascii="Times New Roman" w:eastAsia="Times New Roman" w:hAnsi="Times New Roman" w:cs="Times New Roman"/>
          <w:i/>
          <w:iCs/>
          <w:color w:val="222222"/>
        </w:rPr>
        <w:t>pg_</w:t>
      </w:r>
      <w:proofErr w:type="gramStart"/>
      <w:r w:rsidRPr="0A2E40B2">
        <w:rPr>
          <w:rFonts w:ascii="Times New Roman" w:eastAsia="Times New Roman" w:hAnsi="Times New Roman" w:cs="Times New Roman"/>
          <w:i/>
          <w:iCs/>
          <w:color w:val="222222"/>
        </w:rPr>
        <w:t>default</w:t>
      </w:r>
      <w:proofErr w:type="spellEnd"/>
      <w:r w:rsidRPr="0A2E40B2">
        <w:rPr>
          <w:rFonts w:ascii="Times New Roman" w:eastAsia="Times New Roman" w:hAnsi="Times New Roman" w:cs="Times New Roman"/>
          <w:i/>
          <w:iCs/>
          <w:color w:val="222222"/>
        </w:rPr>
        <w:t>;</w:t>
      </w:r>
      <w:proofErr w:type="gramEnd"/>
    </w:p>
    <w:p w14:paraId="19A06431" w14:textId="667F35B1" w:rsidR="0A2E40B2" w:rsidRDefault="0A2E40B2" w:rsidP="0A2E40B2">
      <w:pPr>
        <w:shd w:val="clear" w:color="auto" w:fill="FFFFFF" w:themeFill="background1"/>
        <w:spacing w:after="0" w:line="276" w:lineRule="auto"/>
        <w:rPr>
          <w:rFonts w:ascii="Times New Roman" w:eastAsia="Times New Roman" w:hAnsi="Times New Roman" w:cs="Times New Roman"/>
          <w:i/>
          <w:iCs/>
        </w:rPr>
      </w:pPr>
    </w:p>
    <w:p w14:paraId="4F6DFD15" w14:textId="4802AB05" w:rsidR="57ADB0AF" w:rsidRDefault="57ADB0AF" w:rsidP="0A2E40B2">
      <w:pPr>
        <w:shd w:val="clear" w:color="auto" w:fill="FFFFFF" w:themeFill="background1"/>
        <w:spacing w:after="0" w:line="276" w:lineRule="auto"/>
        <w:ind w:firstLine="720"/>
        <w:rPr>
          <w:rFonts w:ascii="Times New Roman" w:eastAsia="Times New Roman" w:hAnsi="Times New Roman" w:cs="Times New Roman"/>
          <w:i/>
          <w:iCs/>
          <w:color w:val="222222"/>
        </w:rPr>
      </w:pPr>
      <w:r w:rsidRPr="0A2E40B2">
        <w:rPr>
          <w:rFonts w:ascii="Times New Roman" w:eastAsia="Times New Roman" w:hAnsi="Times New Roman" w:cs="Times New Roman"/>
          <w:i/>
          <w:iCs/>
          <w:color w:val="222222"/>
        </w:rPr>
        <w:t xml:space="preserve">ALTER TABLE </w:t>
      </w:r>
      <w:proofErr w:type="spellStart"/>
      <w:r w:rsidRPr="0A2E40B2">
        <w:rPr>
          <w:rFonts w:ascii="Times New Roman" w:eastAsia="Times New Roman" w:hAnsi="Times New Roman" w:cs="Times New Roman"/>
          <w:i/>
          <w:iCs/>
          <w:color w:val="222222"/>
        </w:rPr>
        <w:t>public."</w:t>
      </w:r>
      <w:proofErr w:type="gramStart"/>
      <w:r w:rsidRPr="0A2E40B2">
        <w:rPr>
          <w:rFonts w:ascii="Times New Roman" w:eastAsia="Times New Roman" w:hAnsi="Times New Roman" w:cs="Times New Roman"/>
          <w:i/>
          <w:iCs/>
          <w:color w:val="222222"/>
        </w:rPr>
        <w:t>services</w:t>
      </w:r>
      <w:proofErr w:type="spellEnd"/>
      <w:r w:rsidRPr="0A2E40B2">
        <w:rPr>
          <w:rFonts w:ascii="Times New Roman" w:eastAsia="Times New Roman" w:hAnsi="Times New Roman" w:cs="Times New Roman"/>
          <w:i/>
          <w:iCs/>
          <w:color w:val="222222"/>
        </w:rPr>
        <w:t>"</w:t>
      </w:r>
      <w:proofErr w:type="gramEnd"/>
    </w:p>
    <w:p w14:paraId="6C3E0B84" w14:textId="015D2C51" w:rsidR="0A2E40B2" w:rsidRDefault="57ADB0AF" w:rsidP="34104A86">
      <w:pPr>
        <w:shd w:val="clear" w:color="auto" w:fill="FFFFFF" w:themeFill="background1"/>
        <w:spacing w:after="0" w:line="276" w:lineRule="auto"/>
        <w:rPr>
          <w:rFonts w:ascii="Times New Roman" w:eastAsia="Times New Roman" w:hAnsi="Times New Roman" w:cs="Times New Roman"/>
          <w:i/>
          <w:iCs/>
          <w:color w:val="222222"/>
        </w:rPr>
      </w:pPr>
      <w:r w:rsidRPr="34104A86">
        <w:rPr>
          <w:rFonts w:ascii="Times New Roman" w:eastAsia="Times New Roman" w:hAnsi="Times New Roman" w:cs="Times New Roman"/>
          <w:i/>
          <w:iCs/>
          <w:color w:val="222222"/>
        </w:rPr>
        <w:t xml:space="preserve">    </w:t>
      </w:r>
      <w:r w:rsidR="0A2E40B2">
        <w:tab/>
      </w:r>
      <w:r w:rsidRPr="34104A86">
        <w:rPr>
          <w:rFonts w:ascii="Times New Roman" w:eastAsia="Times New Roman" w:hAnsi="Times New Roman" w:cs="Times New Roman"/>
          <w:i/>
          <w:iCs/>
          <w:color w:val="222222"/>
        </w:rPr>
        <w:t xml:space="preserve">OWNER to </w:t>
      </w:r>
      <w:proofErr w:type="spellStart"/>
      <w:proofErr w:type="gramStart"/>
      <w:r w:rsidRPr="34104A86">
        <w:rPr>
          <w:rFonts w:ascii="Times New Roman" w:eastAsia="Times New Roman" w:hAnsi="Times New Roman" w:cs="Times New Roman"/>
          <w:i/>
          <w:iCs/>
          <w:color w:val="222222"/>
        </w:rPr>
        <w:t>postgres</w:t>
      </w:r>
      <w:proofErr w:type="spellEnd"/>
      <w:r w:rsidRPr="34104A86">
        <w:rPr>
          <w:rFonts w:ascii="Times New Roman" w:eastAsia="Times New Roman" w:hAnsi="Times New Roman" w:cs="Times New Roman"/>
          <w:i/>
          <w:iCs/>
          <w:color w:val="222222"/>
        </w:rPr>
        <w:t>;</w:t>
      </w:r>
      <w:proofErr w:type="gramEnd"/>
    </w:p>
    <w:p w14:paraId="4F5BD1F2" w14:textId="73FDF447" w:rsidR="34104A86" w:rsidRDefault="34104A86" w:rsidP="34104A86">
      <w:pPr>
        <w:shd w:val="clear" w:color="auto" w:fill="FFFFFF" w:themeFill="background1"/>
        <w:spacing w:after="0" w:line="276" w:lineRule="auto"/>
        <w:rPr>
          <w:rFonts w:ascii="Times New Roman" w:eastAsia="Times New Roman" w:hAnsi="Times New Roman" w:cs="Times New Roman"/>
          <w:i/>
          <w:iCs/>
          <w:color w:val="222222"/>
        </w:rPr>
      </w:pPr>
    </w:p>
    <w:p w14:paraId="6D120F5F" w14:textId="02F9CFD5" w:rsidR="34104A86" w:rsidRDefault="34104A86" w:rsidP="34104A86">
      <w:pPr>
        <w:shd w:val="clear" w:color="auto" w:fill="FFFFFF" w:themeFill="background1"/>
        <w:spacing w:after="0" w:line="276" w:lineRule="auto"/>
        <w:rPr>
          <w:rFonts w:ascii="Times New Roman" w:eastAsia="Times New Roman" w:hAnsi="Times New Roman" w:cs="Times New Roman"/>
          <w:i/>
          <w:iCs/>
          <w:color w:val="222222"/>
        </w:rPr>
      </w:pPr>
    </w:p>
    <w:p w14:paraId="6197B10C" w14:textId="7E2AC5D2" w:rsidR="4F6AFE9E" w:rsidRDefault="4F6AFE9E" w:rsidP="0A2E40B2">
      <w:pPr>
        <w:pStyle w:val="ListParagraph"/>
        <w:numPr>
          <w:ilvl w:val="0"/>
          <w:numId w:val="5"/>
        </w:numPr>
        <w:spacing w:line="480" w:lineRule="auto"/>
        <w:rPr>
          <w:rFonts w:ascii="Times New Roman" w:eastAsia="Times New Roman" w:hAnsi="Times New Roman" w:cs="Times New Roman"/>
          <w:b/>
          <w:bCs/>
        </w:rPr>
      </w:pPr>
      <w:r w:rsidRPr="0A2E40B2">
        <w:rPr>
          <w:rFonts w:ascii="Times New Roman" w:eastAsia="Times New Roman" w:hAnsi="Times New Roman" w:cs="Times New Roman"/>
          <w:b/>
          <w:bCs/>
        </w:rPr>
        <w:t>Write SQL code, in text format, that loads the data from one of the add-on CSV files into the table created in part B1.</w:t>
      </w:r>
    </w:p>
    <w:p w14:paraId="1FF6E332" w14:textId="78156CFB" w:rsidR="730F0761" w:rsidRDefault="730F0761" w:rsidP="0A2E40B2">
      <w:pPr>
        <w:spacing w:line="276" w:lineRule="auto"/>
        <w:ind w:firstLine="720"/>
        <w:rPr>
          <w:rFonts w:ascii="Times New Roman" w:eastAsia="Times New Roman" w:hAnsi="Times New Roman" w:cs="Times New Roman"/>
          <w:i/>
          <w:iCs/>
        </w:rPr>
      </w:pPr>
      <w:r w:rsidRPr="0A2E40B2">
        <w:rPr>
          <w:rFonts w:ascii="Times New Roman" w:eastAsia="Times New Roman" w:hAnsi="Times New Roman" w:cs="Times New Roman"/>
          <w:i/>
          <w:iCs/>
        </w:rPr>
        <w:t xml:space="preserve">COPY </w:t>
      </w:r>
      <w:proofErr w:type="gramStart"/>
      <w:r w:rsidRPr="0A2E40B2">
        <w:rPr>
          <w:rFonts w:ascii="Times New Roman" w:eastAsia="Times New Roman" w:hAnsi="Times New Roman" w:cs="Times New Roman"/>
          <w:i/>
          <w:iCs/>
        </w:rPr>
        <w:t>services</w:t>
      </w:r>
      <w:proofErr w:type="gramEnd"/>
    </w:p>
    <w:p w14:paraId="196837BF" w14:textId="5BE77CA7" w:rsidR="730F0761" w:rsidRDefault="730F0761" w:rsidP="0A2E40B2">
      <w:pPr>
        <w:spacing w:line="276" w:lineRule="auto"/>
        <w:ind w:firstLine="720"/>
        <w:rPr>
          <w:rFonts w:ascii="Times New Roman" w:eastAsia="Times New Roman" w:hAnsi="Times New Roman" w:cs="Times New Roman"/>
          <w:i/>
          <w:iCs/>
        </w:rPr>
      </w:pPr>
      <w:r w:rsidRPr="0A2E40B2">
        <w:rPr>
          <w:rFonts w:ascii="Times New Roman" w:eastAsia="Times New Roman" w:hAnsi="Times New Roman" w:cs="Times New Roman"/>
          <w:i/>
          <w:iCs/>
        </w:rPr>
        <w:t>FROM 'C:\Users\</w:t>
      </w:r>
      <w:proofErr w:type="spellStart"/>
      <w:r w:rsidRPr="0A2E40B2">
        <w:rPr>
          <w:rFonts w:ascii="Times New Roman" w:eastAsia="Times New Roman" w:hAnsi="Times New Roman" w:cs="Times New Roman"/>
          <w:i/>
          <w:iCs/>
        </w:rPr>
        <w:t>LabUser</w:t>
      </w:r>
      <w:proofErr w:type="spellEnd"/>
      <w:r w:rsidRPr="0A2E40B2">
        <w:rPr>
          <w:rFonts w:ascii="Times New Roman" w:eastAsia="Times New Roman" w:hAnsi="Times New Roman" w:cs="Times New Roman"/>
          <w:i/>
          <w:iCs/>
        </w:rPr>
        <w:t>\Desktop\services.csv'</w:t>
      </w:r>
    </w:p>
    <w:p w14:paraId="00771E4E" w14:textId="099A8B06" w:rsidR="730F0761" w:rsidRDefault="730F0761" w:rsidP="0A2E40B2">
      <w:pPr>
        <w:spacing w:line="276" w:lineRule="auto"/>
        <w:ind w:firstLine="720"/>
        <w:rPr>
          <w:rFonts w:ascii="Times New Roman" w:eastAsia="Times New Roman" w:hAnsi="Times New Roman" w:cs="Times New Roman"/>
          <w:i/>
          <w:iCs/>
        </w:rPr>
      </w:pPr>
      <w:r w:rsidRPr="0A2E40B2">
        <w:rPr>
          <w:rFonts w:ascii="Times New Roman" w:eastAsia="Times New Roman" w:hAnsi="Times New Roman" w:cs="Times New Roman"/>
          <w:i/>
          <w:iCs/>
        </w:rPr>
        <w:t>DELIMITER ','</w:t>
      </w:r>
    </w:p>
    <w:p w14:paraId="3586487F" w14:textId="4C386F13" w:rsidR="730F0761" w:rsidRDefault="730F0761" w:rsidP="0A2E40B2">
      <w:pPr>
        <w:spacing w:line="276" w:lineRule="auto"/>
        <w:ind w:firstLine="720"/>
        <w:rPr>
          <w:rFonts w:ascii="Times New Roman" w:eastAsia="Times New Roman" w:hAnsi="Times New Roman" w:cs="Times New Roman"/>
          <w:i/>
          <w:iCs/>
        </w:rPr>
      </w:pPr>
      <w:r w:rsidRPr="0A2E40B2">
        <w:rPr>
          <w:rFonts w:ascii="Times New Roman" w:eastAsia="Times New Roman" w:hAnsi="Times New Roman" w:cs="Times New Roman"/>
          <w:i/>
          <w:iCs/>
        </w:rPr>
        <w:t xml:space="preserve">CSV </w:t>
      </w:r>
      <w:proofErr w:type="gramStart"/>
      <w:r w:rsidRPr="0A2E40B2">
        <w:rPr>
          <w:rFonts w:ascii="Times New Roman" w:eastAsia="Times New Roman" w:hAnsi="Times New Roman" w:cs="Times New Roman"/>
          <w:i/>
          <w:iCs/>
        </w:rPr>
        <w:t>HEADER;</w:t>
      </w:r>
      <w:proofErr w:type="gramEnd"/>
    </w:p>
    <w:p w14:paraId="464C5B8A" w14:textId="6C2CDC4A" w:rsidR="0A2E40B2" w:rsidRDefault="0A2E40B2" w:rsidP="0A2E40B2">
      <w:pPr>
        <w:spacing w:line="480" w:lineRule="auto"/>
        <w:rPr>
          <w:rFonts w:ascii="Times New Roman" w:eastAsia="Times New Roman" w:hAnsi="Times New Roman" w:cs="Times New Roman"/>
        </w:rPr>
      </w:pPr>
    </w:p>
    <w:p w14:paraId="5975CD28" w14:textId="291F3190" w:rsidR="34104A86" w:rsidRDefault="34104A86" w:rsidP="34104A86">
      <w:pPr>
        <w:spacing w:line="480" w:lineRule="auto"/>
        <w:rPr>
          <w:rFonts w:ascii="Times New Roman" w:eastAsia="Times New Roman" w:hAnsi="Times New Roman" w:cs="Times New Roman"/>
        </w:rPr>
      </w:pPr>
    </w:p>
    <w:p w14:paraId="25DF9881" w14:textId="62671053" w:rsidR="34104A86" w:rsidRDefault="34104A86" w:rsidP="34104A86">
      <w:pPr>
        <w:spacing w:line="480" w:lineRule="auto"/>
        <w:rPr>
          <w:rFonts w:ascii="Times New Roman" w:eastAsia="Times New Roman" w:hAnsi="Times New Roman" w:cs="Times New Roman"/>
        </w:rPr>
      </w:pPr>
    </w:p>
    <w:p w14:paraId="35200F62" w14:textId="6DC58F53" w:rsidR="4F6AFE9E" w:rsidRDefault="4F6AFE9E" w:rsidP="0A2E40B2">
      <w:pPr>
        <w:spacing w:line="480" w:lineRule="auto"/>
        <w:rPr>
          <w:rFonts w:ascii="Times New Roman" w:eastAsia="Times New Roman" w:hAnsi="Times New Roman" w:cs="Times New Roman"/>
        </w:rPr>
      </w:pPr>
      <w:r w:rsidRPr="0A2E40B2">
        <w:rPr>
          <w:rFonts w:ascii="Times New Roman" w:eastAsia="Times New Roman" w:hAnsi="Times New Roman" w:cs="Times New Roman"/>
        </w:rPr>
        <w:lastRenderedPageBreak/>
        <w:t>C</w:t>
      </w:r>
      <w:r w:rsidR="472F0553" w:rsidRPr="0A2E40B2">
        <w:rPr>
          <w:rFonts w:ascii="Times New Roman" w:eastAsia="Times New Roman" w:hAnsi="Times New Roman" w:cs="Times New Roman"/>
        </w:rPr>
        <w:t>.</w:t>
      </w:r>
      <w:r>
        <w:tab/>
      </w:r>
      <w:r w:rsidR="472F0553" w:rsidRPr="0A2E40B2">
        <w:rPr>
          <w:rFonts w:ascii="Times New Roman" w:eastAsia="Times New Roman" w:hAnsi="Times New Roman" w:cs="Times New Roman"/>
        </w:rPr>
        <w:t>Write</w:t>
      </w:r>
      <w:r w:rsidRPr="0A2E40B2">
        <w:rPr>
          <w:rFonts w:ascii="Times New Roman" w:eastAsia="Times New Roman" w:hAnsi="Times New Roman" w:cs="Times New Roman"/>
        </w:rPr>
        <w:t xml:space="preserve"> a SQL statement or statements in text format for a query or queries that answer the question from part A. Note: Do not include SQL statements as a screenshot.</w:t>
      </w:r>
    </w:p>
    <w:p w14:paraId="1C5A8D01" w14:textId="7521C925" w:rsidR="3BE25ABF" w:rsidRDefault="3BE25ABF" w:rsidP="34104A86">
      <w:pPr>
        <w:spacing w:after="0" w:line="276" w:lineRule="auto"/>
        <w:ind w:firstLine="720"/>
        <w:rPr>
          <w:rFonts w:ascii="Times" w:eastAsia="Times" w:hAnsi="Times" w:cs="Times"/>
          <w:i/>
          <w:iCs/>
          <w:color w:val="222222"/>
        </w:rPr>
      </w:pPr>
      <w:r w:rsidRPr="34104A86">
        <w:rPr>
          <w:rFonts w:ascii="Times" w:eastAsia="Times" w:hAnsi="Times" w:cs="Times"/>
          <w:i/>
          <w:iCs/>
          <w:color w:val="222222"/>
        </w:rPr>
        <w:t xml:space="preserve">SELECT </w:t>
      </w:r>
      <w:proofErr w:type="spellStart"/>
      <w:proofErr w:type="gramStart"/>
      <w:r w:rsidRPr="34104A86">
        <w:rPr>
          <w:rFonts w:ascii="Times" w:eastAsia="Times" w:hAnsi="Times" w:cs="Times"/>
          <w:i/>
          <w:iCs/>
          <w:color w:val="222222"/>
        </w:rPr>
        <w:t>l.state</w:t>
      </w:r>
      <w:proofErr w:type="spellEnd"/>
      <w:proofErr w:type="gramEnd"/>
      <w:r w:rsidRPr="34104A86">
        <w:rPr>
          <w:rFonts w:ascii="Times" w:eastAsia="Times" w:hAnsi="Times" w:cs="Times"/>
          <w:i/>
          <w:iCs/>
          <w:color w:val="222222"/>
        </w:rPr>
        <w:t xml:space="preserve">, </w:t>
      </w:r>
      <w:proofErr w:type="spellStart"/>
      <w:r w:rsidRPr="34104A86">
        <w:rPr>
          <w:rFonts w:ascii="Times" w:eastAsia="Times" w:hAnsi="Times" w:cs="Times"/>
          <w:i/>
          <w:iCs/>
          <w:color w:val="222222"/>
        </w:rPr>
        <w:t>s.multiple</w:t>
      </w:r>
      <w:proofErr w:type="spellEnd"/>
      <w:r w:rsidRPr="34104A86">
        <w:rPr>
          <w:rFonts w:ascii="Times" w:eastAsia="Times" w:hAnsi="Times" w:cs="Times"/>
          <w:i/>
          <w:iCs/>
          <w:color w:val="222222"/>
        </w:rPr>
        <w:t xml:space="preserve"> AS </w:t>
      </w:r>
      <w:proofErr w:type="spellStart"/>
      <w:r w:rsidRPr="34104A86">
        <w:rPr>
          <w:rFonts w:ascii="Times" w:eastAsia="Times" w:hAnsi="Times" w:cs="Times"/>
          <w:i/>
          <w:iCs/>
          <w:color w:val="222222"/>
        </w:rPr>
        <w:t>multiple_services</w:t>
      </w:r>
      <w:proofErr w:type="spellEnd"/>
      <w:r w:rsidRPr="34104A86">
        <w:rPr>
          <w:rFonts w:ascii="Times" w:eastAsia="Times" w:hAnsi="Times" w:cs="Times"/>
          <w:i/>
          <w:iCs/>
          <w:color w:val="222222"/>
        </w:rPr>
        <w:t>, AVG(</w:t>
      </w:r>
      <w:proofErr w:type="spellStart"/>
      <w:r w:rsidRPr="34104A86">
        <w:rPr>
          <w:rFonts w:ascii="Times" w:eastAsia="Times" w:hAnsi="Times" w:cs="Times"/>
          <w:i/>
          <w:iCs/>
          <w:color w:val="222222"/>
        </w:rPr>
        <w:t>c.monthly_charge</w:t>
      </w:r>
      <w:proofErr w:type="spellEnd"/>
      <w:r w:rsidRPr="34104A86">
        <w:rPr>
          <w:rFonts w:ascii="Times" w:eastAsia="Times" w:hAnsi="Times" w:cs="Times"/>
          <w:i/>
          <w:iCs/>
          <w:color w:val="222222"/>
        </w:rPr>
        <w:t xml:space="preserve">) AS </w:t>
      </w:r>
      <w:r>
        <w:tab/>
      </w:r>
      <w:r>
        <w:tab/>
      </w:r>
      <w:proofErr w:type="spellStart"/>
      <w:r w:rsidRPr="34104A86">
        <w:rPr>
          <w:rFonts w:ascii="Times" w:eastAsia="Times" w:hAnsi="Times" w:cs="Times"/>
          <w:i/>
          <w:iCs/>
          <w:color w:val="222222"/>
        </w:rPr>
        <w:t>average_monthly_charge</w:t>
      </w:r>
      <w:proofErr w:type="spellEnd"/>
    </w:p>
    <w:p w14:paraId="27EBF93D" w14:textId="46A76C2A" w:rsidR="3BE25ABF" w:rsidRDefault="3BE25ABF" w:rsidP="0A2E40B2">
      <w:pPr>
        <w:spacing w:after="0" w:line="276" w:lineRule="auto"/>
        <w:ind w:firstLine="720"/>
        <w:rPr>
          <w:rFonts w:ascii="Times" w:eastAsia="Times" w:hAnsi="Times" w:cs="Times"/>
          <w:i/>
          <w:iCs/>
          <w:color w:val="500050"/>
        </w:rPr>
      </w:pPr>
      <w:r w:rsidRPr="0A2E40B2">
        <w:rPr>
          <w:rFonts w:ascii="Times" w:eastAsia="Times" w:hAnsi="Times" w:cs="Times"/>
          <w:i/>
          <w:iCs/>
          <w:color w:val="500050"/>
        </w:rPr>
        <w:t>FROM customer as c</w:t>
      </w:r>
    </w:p>
    <w:p w14:paraId="112A7564" w14:textId="42948056" w:rsidR="3BE25ABF" w:rsidRDefault="3BE25ABF" w:rsidP="0A2E40B2">
      <w:pPr>
        <w:spacing w:after="0" w:line="276" w:lineRule="auto"/>
        <w:ind w:firstLine="720"/>
        <w:rPr>
          <w:rFonts w:ascii="Times" w:eastAsia="Times" w:hAnsi="Times" w:cs="Times"/>
          <w:i/>
          <w:iCs/>
          <w:color w:val="500050"/>
        </w:rPr>
      </w:pPr>
      <w:r w:rsidRPr="0A2E40B2">
        <w:rPr>
          <w:rFonts w:ascii="Times" w:eastAsia="Times" w:hAnsi="Times" w:cs="Times"/>
          <w:i/>
          <w:iCs/>
          <w:color w:val="500050"/>
        </w:rPr>
        <w:t xml:space="preserve">JOIN location as l ON </w:t>
      </w:r>
      <w:proofErr w:type="spellStart"/>
      <w:proofErr w:type="gramStart"/>
      <w:r w:rsidRPr="0A2E40B2">
        <w:rPr>
          <w:rFonts w:ascii="Times" w:eastAsia="Times" w:hAnsi="Times" w:cs="Times"/>
          <w:i/>
          <w:iCs/>
          <w:color w:val="500050"/>
        </w:rPr>
        <w:t>c.location</w:t>
      </w:r>
      <w:proofErr w:type="gramEnd"/>
      <w:r w:rsidRPr="0A2E40B2">
        <w:rPr>
          <w:rFonts w:ascii="Times" w:eastAsia="Times" w:hAnsi="Times" w:cs="Times"/>
          <w:i/>
          <w:iCs/>
          <w:color w:val="500050"/>
        </w:rPr>
        <w:t>_id</w:t>
      </w:r>
      <w:proofErr w:type="spellEnd"/>
      <w:r w:rsidRPr="0A2E40B2">
        <w:rPr>
          <w:rFonts w:ascii="Times" w:eastAsia="Times" w:hAnsi="Times" w:cs="Times"/>
          <w:i/>
          <w:iCs/>
          <w:color w:val="500050"/>
        </w:rPr>
        <w:t xml:space="preserve"> = </w:t>
      </w:r>
      <w:proofErr w:type="spellStart"/>
      <w:r w:rsidRPr="0A2E40B2">
        <w:rPr>
          <w:rFonts w:ascii="Times" w:eastAsia="Times" w:hAnsi="Times" w:cs="Times"/>
          <w:i/>
          <w:iCs/>
          <w:color w:val="500050"/>
        </w:rPr>
        <w:t>l.location_id</w:t>
      </w:r>
      <w:proofErr w:type="spellEnd"/>
    </w:p>
    <w:p w14:paraId="7CEBEC7E" w14:textId="27BFA52B" w:rsidR="3BE25ABF" w:rsidRDefault="3BE25ABF" w:rsidP="0A2E40B2">
      <w:pPr>
        <w:spacing w:after="0" w:line="276" w:lineRule="auto"/>
        <w:ind w:firstLine="720"/>
        <w:rPr>
          <w:rFonts w:ascii="Times" w:eastAsia="Times" w:hAnsi="Times" w:cs="Times"/>
          <w:i/>
          <w:iCs/>
          <w:color w:val="500050"/>
        </w:rPr>
      </w:pPr>
      <w:r w:rsidRPr="0A2E40B2">
        <w:rPr>
          <w:rFonts w:ascii="Times" w:eastAsia="Times" w:hAnsi="Times" w:cs="Times"/>
          <w:i/>
          <w:iCs/>
          <w:color w:val="500050"/>
        </w:rPr>
        <w:t xml:space="preserve">JOIN services as </w:t>
      </w:r>
      <w:proofErr w:type="spellStart"/>
      <w:r w:rsidRPr="0A2E40B2">
        <w:rPr>
          <w:rFonts w:ascii="Times" w:eastAsia="Times" w:hAnsi="Times" w:cs="Times"/>
          <w:i/>
          <w:iCs/>
          <w:color w:val="500050"/>
        </w:rPr>
        <w:t>s on</w:t>
      </w:r>
      <w:proofErr w:type="spellEnd"/>
      <w:r w:rsidRPr="0A2E40B2">
        <w:rPr>
          <w:rFonts w:ascii="Times" w:eastAsia="Times" w:hAnsi="Times" w:cs="Times"/>
          <w:i/>
          <w:iCs/>
          <w:color w:val="500050"/>
        </w:rPr>
        <w:t xml:space="preserve"> </w:t>
      </w:r>
      <w:proofErr w:type="spellStart"/>
      <w:proofErr w:type="gramStart"/>
      <w:r w:rsidRPr="0A2E40B2">
        <w:rPr>
          <w:rFonts w:ascii="Times" w:eastAsia="Times" w:hAnsi="Times" w:cs="Times"/>
          <w:i/>
          <w:iCs/>
          <w:color w:val="500050"/>
        </w:rPr>
        <w:t>c.customer</w:t>
      </w:r>
      <w:proofErr w:type="gramEnd"/>
      <w:r w:rsidRPr="0A2E40B2">
        <w:rPr>
          <w:rFonts w:ascii="Times" w:eastAsia="Times" w:hAnsi="Times" w:cs="Times"/>
          <w:i/>
          <w:iCs/>
          <w:color w:val="500050"/>
        </w:rPr>
        <w:t>_id</w:t>
      </w:r>
      <w:proofErr w:type="spellEnd"/>
      <w:r w:rsidRPr="0A2E40B2">
        <w:rPr>
          <w:rFonts w:ascii="Times" w:eastAsia="Times" w:hAnsi="Times" w:cs="Times"/>
          <w:i/>
          <w:iCs/>
          <w:color w:val="500050"/>
        </w:rPr>
        <w:t xml:space="preserve"> = </w:t>
      </w:r>
      <w:proofErr w:type="spellStart"/>
      <w:r w:rsidRPr="0A2E40B2">
        <w:rPr>
          <w:rFonts w:ascii="Times" w:eastAsia="Times" w:hAnsi="Times" w:cs="Times"/>
          <w:i/>
          <w:iCs/>
          <w:color w:val="500050"/>
        </w:rPr>
        <w:t>s.customer_id</w:t>
      </w:r>
      <w:proofErr w:type="spellEnd"/>
    </w:p>
    <w:p w14:paraId="70053DB2" w14:textId="6EAF1A89" w:rsidR="3BE25ABF" w:rsidRDefault="3BE25ABF" w:rsidP="0A2E40B2">
      <w:pPr>
        <w:shd w:val="clear" w:color="auto" w:fill="FFFFFF" w:themeFill="background1"/>
        <w:spacing w:after="0" w:line="276" w:lineRule="auto"/>
        <w:ind w:firstLine="720"/>
        <w:rPr>
          <w:rFonts w:ascii="Times" w:eastAsia="Times" w:hAnsi="Times" w:cs="Times"/>
          <w:i/>
          <w:iCs/>
          <w:color w:val="222222"/>
        </w:rPr>
      </w:pPr>
      <w:r w:rsidRPr="0A2E40B2">
        <w:rPr>
          <w:rFonts w:ascii="Times" w:eastAsia="Times" w:hAnsi="Times" w:cs="Times"/>
          <w:i/>
          <w:iCs/>
          <w:color w:val="222222"/>
        </w:rPr>
        <w:t xml:space="preserve">WHERE </w:t>
      </w:r>
      <w:proofErr w:type="spellStart"/>
      <w:proofErr w:type="gramStart"/>
      <w:r w:rsidRPr="0A2E40B2">
        <w:rPr>
          <w:rFonts w:ascii="Times" w:eastAsia="Times" w:hAnsi="Times" w:cs="Times"/>
          <w:i/>
          <w:iCs/>
          <w:color w:val="222222"/>
        </w:rPr>
        <w:t>s.multiple</w:t>
      </w:r>
      <w:proofErr w:type="spellEnd"/>
      <w:proofErr w:type="gramEnd"/>
      <w:r w:rsidRPr="0A2E40B2">
        <w:rPr>
          <w:rFonts w:ascii="Times" w:eastAsia="Times" w:hAnsi="Times" w:cs="Times"/>
          <w:i/>
          <w:iCs/>
          <w:color w:val="222222"/>
        </w:rPr>
        <w:t xml:space="preserve"> = 'Yes'</w:t>
      </w:r>
    </w:p>
    <w:p w14:paraId="7F7C6C43" w14:textId="1B499A47" w:rsidR="0A2E40B2" w:rsidRDefault="3BE25ABF" w:rsidP="34104A86">
      <w:pPr>
        <w:shd w:val="clear" w:color="auto" w:fill="FFFFFF" w:themeFill="background1"/>
        <w:spacing w:after="0" w:line="276" w:lineRule="auto"/>
        <w:ind w:firstLine="720"/>
        <w:rPr>
          <w:rFonts w:ascii="Times" w:eastAsia="Times" w:hAnsi="Times" w:cs="Times"/>
          <w:i/>
          <w:iCs/>
          <w:color w:val="222222"/>
        </w:rPr>
      </w:pPr>
      <w:r w:rsidRPr="34104A86">
        <w:rPr>
          <w:rFonts w:ascii="Times" w:eastAsia="Times" w:hAnsi="Times" w:cs="Times"/>
          <w:i/>
          <w:iCs/>
          <w:color w:val="222222"/>
        </w:rPr>
        <w:t xml:space="preserve">GROUP BY </w:t>
      </w:r>
      <w:proofErr w:type="spellStart"/>
      <w:proofErr w:type="gramStart"/>
      <w:r w:rsidRPr="34104A86">
        <w:rPr>
          <w:rFonts w:ascii="Times" w:eastAsia="Times" w:hAnsi="Times" w:cs="Times"/>
          <w:i/>
          <w:iCs/>
          <w:color w:val="222222"/>
        </w:rPr>
        <w:t>l.state</w:t>
      </w:r>
      <w:proofErr w:type="spellEnd"/>
      <w:proofErr w:type="gramEnd"/>
      <w:r w:rsidRPr="34104A86">
        <w:rPr>
          <w:rFonts w:ascii="Times" w:eastAsia="Times" w:hAnsi="Times" w:cs="Times"/>
          <w:i/>
          <w:iCs/>
          <w:color w:val="222222"/>
        </w:rPr>
        <w:t xml:space="preserve">, </w:t>
      </w:r>
      <w:proofErr w:type="spellStart"/>
      <w:r w:rsidRPr="34104A86">
        <w:rPr>
          <w:rFonts w:ascii="Times" w:eastAsia="Times" w:hAnsi="Times" w:cs="Times"/>
          <w:i/>
          <w:iCs/>
          <w:color w:val="222222"/>
        </w:rPr>
        <w:t>s.multiple</w:t>
      </w:r>
      <w:proofErr w:type="spellEnd"/>
      <w:r w:rsidR="049E39E1" w:rsidRPr="34104A86">
        <w:rPr>
          <w:rFonts w:ascii="Times" w:eastAsia="Times" w:hAnsi="Times" w:cs="Times"/>
          <w:i/>
          <w:iCs/>
          <w:color w:val="222222"/>
        </w:rPr>
        <w:t>,</w:t>
      </w:r>
    </w:p>
    <w:p w14:paraId="0BDBF670" w14:textId="413F8499" w:rsidR="0A2E40B2" w:rsidRDefault="049E39E1" w:rsidP="34104A86">
      <w:pPr>
        <w:shd w:val="clear" w:color="auto" w:fill="FFFFFF" w:themeFill="background1"/>
        <w:spacing w:after="0" w:line="276" w:lineRule="auto"/>
        <w:ind w:firstLine="720"/>
        <w:rPr>
          <w:rFonts w:ascii="Times" w:eastAsia="Times" w:hAnsi="Times" w:cs="Times"/>
          <w:i/>
          <w:iCs/>
          <w:color w:val="222222"/>
        </w:rPr>
      </w:pPr>
      <w:r w:rsidRPr="34104A86">
        <w:rPr>
          <w:rFonts w:ascii="Times" w:eastAsia="Times" w:hAnsi="Times" w:cs="Times"/>
          <w:i/>
          <w:iCs/>
          <w:color w:val="222222"/>
        </w:rPr>
        <w:t xml:space="preserve">ORDER BY </w:t>
      </w:r>
      <w:proofErr w:type="spellStart"/>
      <w:proofErr w:type="gramStart"/>
      <w:r w:rsidRPr="34104A86">
        <w:rPr>
          <w:rFonts w:ascii="Times" w:eastAsia="Times" w:hAnsi="Times" w:cs="Times"/>
          <w:i/>
          <w:iCs/>
          <w:color w:val="222222"/>
        </w:rPr>
        <w:t>l.state</w:t>
      </w:r>
      <w:proofErr w:type="spellEnd"/>
      <w:proofErr w:type="gramEnd"/>
      <w:r w:rsidRPr="34104A86">
        <w:rPr>
          <w:rFonts w:ascii="Times" w:eastAsia="Times" w:hAnsi="Times" w:cs="Times"/>
          <w:i/>
          <w:iCs/>
          <w:color w:val="222222"/>
        </w:rPr>
        <w:t>;</w:t>
      </w:r>
    </w:p>
    <w:p w14:paraId="6D573E5C" w14:textId="20D8C5DE" w:rsidR="34104A86" w:rsidRDefault="34104A86" w:rsidP="34104A86">
      <w:pPr>
        <w:shd w:val="clear" w:color="auto" w:fill="FFFFFF" w:themeFill="background1"/>
        <w:spacing w:after="0" w:line="276" w:lineRule="auto"/>
        <w:ind w:firstLine="720"/>
        <w:rPr>
          <w:rFonts w:ascii="Times" w:eastAsia="Times" w:hAnsi="Times" w:cs="Times"/>
          <w:i/>
          <w:iCs/>
          <w:color w:val="222222"/>
        </w:rPr>
      </w:pPr>
    </w:p>
    <w:tbl>
      <w:tblPr>
        <w:tblW w:w="0" w:type="auto"/>
        <w:jc w:val="center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739"/>
        <w:gridCol w:w="1862"/>
        <w:gridCol w:w="2559"/>
      </w:tblGrid>
      <w:tr w:rsidR="34104A86" w14:paraId="2B322167" w14:textId="77777777" w:rsidTr="34104A86">
        <w:trPr>
          <w:trHeight w:val="300"/>
          <w:jc w:val="center"/>
        </w:trPr>
        <w:tc>
          <w:tcPr>
            <w:tcW w:w="739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</w:tcPr>
          <w:p w14:paraId="5E85EF3A" w14:textId="75EC600C" w:rsidR="34104A86" w:rsidRDefault="34104A86" w:rsidP="34104A86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state</w:t>
            </w:r>
          </w:p>
        </w:tc>
        <w:tc>
          <w:tcPr>
            <w:tcW w:w="1862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</w:tcPr>
          <w:p w14:paraId="3E321462" w14:textId="00C8BF28" w:rsidR="34104A86" w:rsidRDefault="34104A86" w:rsidP="34104A86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34104A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multiple_services</w:t>
            </w:r>
            <w:proofErr w:type="spellEnd"/>
          </w:p>
        </w:tc>
        <w:tc>
          <w:tcPr>
            <w:tcW w:w="2559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</w:tcPr>
          <w:p w14:paraId="02D8D0B7" w14:textId="4688B725" w:rsidR="34104A86" w:rsidRDefault="34104A86" w:rsidP="34104A86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34104A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average_monthly_charge</w:t>
            </w:r>
            <w:proofErr w:type="spellEnd"/>
          </w:p>
        </w:tc>
      </w:tr>
      <w:tr w:rsidR="34104A86" w14:paraId="38013C60" w14:textId="77777777" w:rsidTr="34104A86">
        <w:trPr>
          <w:trHeight w:val="300"/>
          <w:jc w:val="center"/>
        </w:trPr>
        <w:tc>
          <w:tcPr>
            <w:tcW w:w="739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59C4B503" w14:textId="3526AE5F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AK</w:t>
            </w:r>
          </w:p>
        </w:tc>
        <w:tc>
          <w:tcPr>
            <w:tcW w:w="1862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6D8F9A62" w14:textId="57DD0128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Yes</w:t>
            </w:r>
          </w:p>
        </w:tc>
        <w:tc>
          <w:tcPr>
            <w:tcW w:w="2559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50DB1113" w14:textId="794942E5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190.5365</w:t>
            </w:r>
          </w:p>
        </w:tc>
      </w:tr>
      <w:tr w:rsidR="34104A86" w14:paraId="3827B1EE" w14:textId="77777777" w:rsidTr="34104A86">
        <w:trPr>
          <w:trHeight w:val="300"/>
          <w:jc w:val="center"/>
        </w:trPr>
        <w:tc>
          <w:tcPr>
            <w:tcW w:w="739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3D1614CB" w14:textId="6CDD82D5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AL</w:t>
            </w:r>
          </w:p>
        </w:tc>
        <w:tc>
          <w:tcPr>
            <w:tcW w:w="1862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59F0BA96" w14:textId="51CC09D5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Yes</w:t>
            </w:r>
          </w:p>
        </w:tc>
        <w:tc>
          <w:tcPr>
            <w:tcW w:w="2559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3254D61F" w14:textId="5283B265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195.1758</w:t>
            </w:r>
          </w:p>
        </w:tc>
      </w:tr>
      <w:tr w:rsidR="34104A86" w14:paraId="494DBAE0" w14:textId="77777777" w:rsidTr="34104A86">
        <w:trPr>
          <w:trHeight w:val="300"/>
          <w:jc w:val="center"/>
        </w:trPr>
        <w:tc>
          <w:tcPr>
            <w:tcW w:w="739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16211604" w14:textId="0EE3BB33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AR</w:t>
            </w:r>
          </w:p>
        </w:tc>
        <w:tc>
          <w:tcPr>
            <w:tcW w:w="1862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04673FE8" w14:textId="1DE15CCF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Yes</w:t>
            </w:r>
          </w:p>
        </w:tc>
        <w:tc>
          <w:tcPr>
            <w:tcW w:w="2559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7F342532" w14:textId="7358DAC2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185.147</w:t>
            </w:r>
          </w:p>
        </w:tc>
      </w:tr>
      <w:tr w:rsidR="34104A86" w14:paraId="2EB549AE" w14:textId="77777777" w:rsidTr="34104A86">
        <w:trPr>
          <w:trHeight w:val="300"/>
          <w:jc w:val="center"/>
        </w:trPr>
        <w:tc>
          <w:tcPr>
            <w:tcW w:w="739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7197F1C0" w14:textId="53249394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AZ</w:t>
            </w:r>
          </w:p>
        </w:tc>
        <w:tc>
          <w:tcPr>
            <w:tcW w:w="1862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58F111C8" w14:textId="6B04D9CE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Yes</w:t>
            </w:r>
          </w:p>
        </w:tc>
        <w:tc>
          <w:tcPr>
            <w:tcW w:w="2559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54F9DDF9" w14:textId="6EB28432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189.0432</w:t>
            </w:r>
          </w:p>
        </w:tc>
      </w:tr>
      <w:tr w:rsidR="34104A86" w14:paraId="1F63B909" w14:textId="77777777" w:rsidTr="34104A86">
        <w:trPr>
          <w:trHeight w:val="300"/>
          <w:jc w:val="center"/>
        </w:trPr>
        <w:tc>
          <w:tcPr>
            <w:tcW w:w="739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54D94E31" w14:textId="4F1F6188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CA</w:t>
            </w:r>
          </w:p>
        </w:tc>
        <w:tc>
          <w:tcPr>
            <w:tcW w:w="1862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3AA5CCA2" w14:textId="7D9E5132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Yes</w:t>
            </w:r>
          </w:p>
        </w:tc>
        <w:tc>
          <w:tcPr>
            <w:tcW w:w="2559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451DB09A" w14:textId="6BA2E659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194.4348</w:t>
            </w:r>
          </w:p>
        </w:tc>
      </w:tr>
      <w:tr w:rsidR="34104A86" w14:paraId="70CEC428" w14:textId="77777777" w:rsidTr="34104A86">
        <w:trPr>
          <w:trHeight w:val="300"/>
          <w:jc w:val="center"/>
        </w:trPr>
        <w:tc>
          <w:tcPr>
            <w:tcW w:w="739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1D2042E8" w14:textId="7175BBDF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CO</w:t>
            </w:r>
          </w:p>
        </w:tc>
        <w:tc>
          <w:tcPr>
            <w:tcW w:w="1862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5B011553" w14:textId="6F98655C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Yes</w:t>
            </w:r>
          </w:p>
        </w:tc>
        <w:tc>
          <w:tcPr>
            <w:tcW w:w="2559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62E32B40" w14:textId="5AD35AF3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191.4331</w:t>
            </w:r>
          </w:p>
        </w:tc>
      </w:tr>
      <w:tr w:rsidR="34104A86" w14:paraId="5194057A" w14:textId="77777777" w:rsidTr="34104A86">
        <w:trPr>
          <w:trHeight w:val="300"/>
          <w:jc w:val="center"/>
        </w:trPr>
        <w:tc>
          <w:tcPr>
            <w:tcW w:w="739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19AC101C" w14:textId="35724410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CT</w:t>
            </w:r>
          </w:p>
        </w:tc>
        <w:tc>
          <w:tcPr>
            <w:tcW w:w="1862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74BA286D" w14:textId="2DC72F7E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Yes</w:t>
            </w:r>
          </w:p>
        </w:tc>
        <w:tc>
          <w:tcPr>
            <w:tcW w:w="2559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5EA1A859" w14:textId="2816E459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184.1811</w:t>
            </w:r>
          </w:p>
        </w:tc>
      </w:tr>
      <w:tr w:rsidR="34104A86" w14:paraId="4000D1CB" w14:textId="77777777" w:rsidTr="34104A86">
        <w:trPr>
          <w:trHeight w:val="300"/>
          <w:jc w:val="center"/>
        </w:trPr>
        <w:tc>
          <w:tcPr>
            <w:tcW w:w="739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0F1B4FB4" w14:textId="18ECD2FC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DC</w:t>
            </w:r>
          </w:p>
        </w:tc>
        <w:tc>
          <w:tcPr>
            <w:tcW w:w="1862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71668D30" w14:textId="045A6FC4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Yes</w:t>
            </w:r>
          </w:p>
        </w:tc>
        <w:tc>
          <w:tcPr>
            <w:tcW w:w="2559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68F9C5B7" w14:textId="3E7B697B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200.8793</w:t>
            </w:r>
          </w:p>
        </w:tc>
      </w:tr>
      <w:tr w:rsidR="34104A86" w14:paraId="4B2EE654" w14:textId="77777777" w:rsidTr="34104A86">
        <w:trPr>
          <w:trHeight w:val="300"/>
          <w:jc w:val="center"/>
        </w:trPr>
        <w:tc>
          <w:tcPr>
            <w:tcW w:w="739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4593C149" w14:textId="4683BCD2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DE</w:t>
            </w:r>
          </w:p>
        </w:tc>
        <w:tc>
          <w:tcPr>
            <w:tcW w:w="1862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7AECEBD8" w14:textId="1F7A9A5A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Yes</w:t>
            </w:r>
          </w:p>
        </w:tc>
        <w:tc>
          <w:tcPr>
            <w:tcW w:w="2559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116776DD" w14:textId="1412FE98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187.5189</w:t>
            </w:r>
          </w:p>
        </w:tc>
      </w:tr>
      <w:tr w:rsidR="34104A86" w14:paraId="53CEB07C" w14:textId="77777777" w:rsidTr="34104A86">
        <w:trPr>
          <w:trHeight w:val="300"/>
          <w:jc w:val="center"/>
        </w:trPr>
        <w:tc>
          <w:tcPr>
            <w:tcW w:w="739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1666D640" w14:textId="34768A5A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FL</w:t>
            </w:r>
          </w:p>
        </w:tc>
        <w:tc>
          <w:tcPr>
            <w:tcW w:w="1862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5AF2FA32" w14:textId="7870F389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Yes</w:t>
            </w:r>
          </w:p>
        </w:tc>
        <w:tc>
          <w:tcPr>
            <w:tcW w:w="2559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0F806ABE" w14:textId="1D7C9271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192.1477</w:t>
            </w:r>
          </w:p>
        </w:tc>
      </w:tr>
      <w:tr w:rsidR="34104A86" w14:paraId="6D8B71B3" w14:textId="77777777" w:rsidTr="34104A86">
        <w:trPr>
          <w:trHeight w:val="300"/>
          <w:jc w:val="center"/>
        </w:trPr>
        <w:tc>
          <w:tcPr>
            <w:tcW w:w="739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5B4379BD" w14:textId="56FE9CC0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GA</w:t>
            </w:r>
          </w:p>
        </w:tc>
        <w:tc>
          <w:tcPr>
            <w:tcW w:w="1862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7D169A97" w14:textId="773C9DB9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Yes</w:t>
            </w:r>
          </w:p>
        </w:tc>
        <w:tc>
          <w:tcPr>
            <w:tcW w:w="2559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01137819" w14:textId="201921C1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187.844</w:t>
            </w:r>
          </w:p>
        </w:tc>
      </w:tr>
      <w:tr w:rsidR="34104A86" w14:paraId="2238AE3C" w14:textId="77777777" w:rsidTr="34104A86">
        <w:trPr>
          <w:trHeight w:val="300"/>
          <w:jc w:val="center"/>
        </w:trPr>
        <w:tc>
          <w:tcPr>
            <w:tcW w:w="739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27AF43D2" w14:textId="1589115B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HI</w:t>
            </w:r>
          </w:p>
        </w:tc>
        <w:tc>
          <w:tcPr>
            <w:tcW w:w="1862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074C0CE0" w14:textId="7467FBC8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Yes</w:t>
            </w:r>
          </w:p>
        </w:tc>
        <w:tc>
          <w:tcPr>
            <w:tcW w:w="2559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4C014F4C" w14:textId="40B821B8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187.5133</w:t>
            </w:r>
          </w:p>
        </w:tc>
      </w:tr>
      <w:tr w:rsidR="34104A86" w14:paraId="16446604" w14:textId="77777777" w:rsidTr="34104A86">
        <w:trPr>
          <w:trHeight w:val="300"/>
          <w:jc w:val="center"/>
        </w:trPr>
        <w:tc>
          <w:tcPr>
            <w:tcW w:w="739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05C5EECF" w14:textId="2CF6B799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IA</w:t>
            </w:r>
          </w:p>
        </w:tc>
        <w:tc>
          <w:tcPr>
            <w:tcW w:w="1862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176D8762" w14:textId="509C6270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Yes</w:t>
            </w:r>
          </w:p>
        </w:tc>
        <w:tc>
          <w:tcPr>
            <w:tcW w:w="2559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61DDBBE0" w14:textId="5A4C4A1C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193.9346</w:t>
            </w:r>
          </w:p>
        </w:tc>
      </w:tr>
      <w:tr w:rsidR="34104A86" w14:paraId="78B198E6" w14:textId="77777777" w:rsidTr="34104A86">
        <w:trPr>
          <w:trHeight w:val="300"/>
          <w:jc w:val="center"/>
        </w:trPr>
        <w:tc>
          <w:tcPr>
            <w:tcW w:w="739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1F13928F" w14:textId="10570A93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ID</w:t>
            </w:r>
          </w:p>
        </w:tc>
        <w:tc>
          <w:tcPr>
            <w:tcW w:w="1862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24D0D328" w14:textId="3A2FA57D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Yes</w:t>
            </w:r>
          </w:p>
        </w:tc>
        <w:tc>
          <w:tcPr>
            <w:tcW w:w="2559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6D016F20" w14:textId="371F8611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192.524</w:t>
            </w:r>
          </w:p>
        </w:tc>
      </w:tr>
      <w:tr w:rsidR="34104A86" w14:paraId="6AD853A3" w14:textId="77777777" w:rsidTr="34104A86">
        <w:trPr>
          <w:trHeight w:val="300"/>
          <w:jc w:val="center"/>
        </w:trPr>
        <w:tc>
          <w:tcPr>
            <w:tcW w:w="739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579AAB58" w14:textId="3E91C93E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IL</w:t>
            </w:r>
          </w:p>
        </w:tc>
        <w:tc>
          <w:tcPr>
            <w:tcW w:w="1862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694DBE9F" w14:textId="204416B8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Yes</w:t>
            </w:r>
          </w:p>
        </w:tc>
        <w:tc>
          <w:tcPr>
            <w:tcW w:w="2559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1CF3DA9E" w14:textId="69B7EED2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191.2385</w:t>
            </w:r>
          </w:p>
        </w:tc>
      </w:tr>
      <w:tr w:rsidR="34104A86" w14:paraId="1CDA5D11" w14:textId="77777777" w:rsidTr="34104A86">
        <w:trPr>
          <w:trHeight w:val="300"/>
          <w:jc w:val="center"/>
        </w:trPr>
        <w:tc>
          <w:tcPr>
            <w:tcW w:w="739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7B467AF0" w14:textId="0521850E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IN</w:t>
            </w:r>
          </w:p>
        </w:tc>
        <w:tc>
          <w:tcPr>
            <w:tcW w:w="1862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44B242C3" w14:textId="1F2230E8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Yes</w:t>
            </w:r>
          </w:p>
        </w:tc>
        <w:tc>
          <w:tcPr>
            <w:tcW w:w="2559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78BF6A9A" w14:textId="6EBFF3F4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189.0593</w:t>
            </w:r>
          </w:p>
        </w:tc>
      </w:tr>
      <w:tr w:rsidR="34104A86" w14:paraId="2D204DED" w14:textId="77777777" w:rsidTr="34104A86">
        <w:trPr>
          <w:trHeight w:val="300"/>
          <w:jc w:val="center"/>
        </w:trPr>
        <w:tc>
          <w:tcPr>
            <w:tcW w:w="739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14972861" w14:textId="023AAA52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KS</w:t>
            </w:r>
          </w:p>
        </w:tc>
        <w:tc>
          <w:tcPr>
            <w:tcW w:w="1862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7F9690A7" w14:textId="2F30AAF4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Yes</w:t>
            </w:r>
          </w:p>
        </w:tc>
        <w:tc>
          <w:tcPr>
            <w:tcW w:w="2559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7E8B5013" w14:textId="43BD5F92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194.7672</w:t>
            </w:r>
          </w:p>
        </w:tc>
      </w:tr>
      <w:tr w:rsidR="34104A86" w14:paraId="000C0A8F" w14:textId="77777777" w:rsidTr="34104A86">
        <w:trPr>
          <w:trHeight w:val="300"/>
          <w:jc w:val="center"/>
        </w:trPr>
        <w:tc>
          <w:tcPr>
            <w:tcW w:w="739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12DA1979" w14:textId="35147F4B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KY</w:t>
            </w:r>
          </w:p>
        </w:tc>
        <w:tc>
          <w:tcPr>
            <w:tcW w:w="1862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2DBE1ED0" w14:textId="2B78F0D1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Yes</w:t>
            </w:r>
          </w:p>
        </w:tc>
        <w:tc>
          <w:tcPr>
            <w:tcW w:w="2559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4BCEF859" w14:textId="5978FF8C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189.8323</w:t>
            </w:r>
          </w:p>
        </w:tc>
      </w:tr>
      <w:tr w:rsidR="34104A86" w14:paraId="47AAA9EE" w14:textId="77777777" w:rsidTr="34104A86">
        <w:trPr>
          <w:trHeight w:val="300"/>
          <w:jc w:val="center"/>
        </w:trPr>
        <w:tc>
          <w:tcPr>
            <w:tcW w:w="739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7069F539" w14:textId="10773A8B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LA</w:t>
            </w:r>
          </w:p>
        </w:tc>
        <w:tc>
          <w:tcPr>
            <w:tcW w:w="1862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03806406" w14:textId="0C7AB70E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Yes</w:t>
            </w:r>
          </w:p>
        </w:tc>
        <w:tc>
          <w:tcPr>
            <w:tcW w:w="2559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58240179" w14:textId="4FE56C0B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190.4401</w:t>
            </w:r>
          </w:p>
        </w:tc>
      </w:tr>
      <w:tr w:rsidR="34104A86" w14:paraId="41F55BFB" w14:textId="77777777" w:rsidTr="34104A86">
        <w:trPr>
          <w:trHeight w:val="300"/>
          <w:jc w:val="center"/>
        </w:trPr>
        <w:tc>
          <w:tcPr>
            <w:tcW w:w="739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583E8649" w14:textId="6F745A73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MA</w:t>
            </w:r>
          </w:p>
        </w:tc>
        <w:tc>
          <w:tcPr>
            <w:tcW w:w="1862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48426A3F" w14:textId="36D017C8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Yes</w:t>
            </w:r>
          </w:p>
        </w:tc>
        <w:tc>
          <w:tcPr>
            <w:tcW w:w="2559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13DDB87A" w14:textId="4C8E42F2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187.7087</w:t>
            </w:r>
          </w:p>
        </w:tc>
      </w:tr>
      <w:tr w:rsidR="34104A86" w14:paraId="1F71E75F" w14:textId="77777777" w:rsidTr="34104A86">
        <w:trPr>
          <w:trHeight w:val="300"/>
          <w:jc w:val="center"/>
        </w:trPr>
        <w:tc>
          <w:tcPr>
            <w:tcW w:w="739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524A1EB6" w14:textId="4E7789A4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MD</w:t>
            </w:r>
          </w:p>
        </w:tc>
        <w:tc>
          <w:tcPr>
            <w:tcW w:w="1862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6473B281" w14:textId="036E28D8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Yes</w:t>
            </w:r>
          </w:p>
        </w:tc>
        <w:tc>
          <w:tcPr>
            <w:tcW w:w="2559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4958681D" w14:textId="65EAB4C7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187.6843</w:t>
            </w:r>
          </w:p>
        </w:tc>
      </w:tr>
      <w:tr w:rsidR="34104A86" w14:paraId="40BB7ABA" w14:textId="77777777" w:rsidTr="34104A86">
        <w:trPr>
          <w:trHeight w:val="300"/>
          <w:jc w:val="center"/>
        </w:trPr>
        <w:tc>
          <w:tcPr>
            <w:tcW w:w="739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02972D0C" w14:textId="3C2D998A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ME</w:t>
            </w:r>
          </w:p>
        </w:tc>
        <w:tc>
          <w:tcPr>
            <w:tcW w:w="1862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7B4DEA7E" w14:textId="007F14E1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Yes</w:t>
            </w:r>
          </w:p>
        </w:tc>
        <w:tc>
          <w:tcPr>
            <w:tcW w:w="2559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27D723A8" w14:textId="0620CC32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190.7435</w:t>
            </w:r>
          </w:p>
        </w:tc>
      </w:tr>
      <w:tr w:rsidR="34104A86" w14:paraId="53DD8A39" w14:textId="77777777" w:rsidTr="34104A86">
        <w:trPr>
          <w:trHeight w:val="300"/>
          <w:jc w:val="center"/>
        </w:trPr>
        <w:tc>
          <w:tcPr>
            <w:tcW w:w="739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2D250478" w14:textId="00FEEB6F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lastRenderedPageBreak/>
              <w:t>MI</w:t>
            </w:r>
          </w:p>
        </w:tc>
        <w:tc>
          <w:tcPr>
            <w:tcW w:w="1862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41551970" w14:textId="5FF56526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Yes</w:t>
            </w:r>
          </w:p>
        </w:tc>
        <w:tc>
          <w:tcPr>
            <w:tcW w:w="2559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0FB57776" w14:textId="5BACBFD5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191.9183</w:t>
            </w:r>
          </w:p>
        </w:tc>
      </w:tr>
      <w:tr w:rsidR="34104A86" w14:paraId="7D97679E" w14:textId="77777777" w:rsidTr="34104A86">
        <w:trPr>
          <w:trHeight w:val="300"/>
          <w:jc w:val="center"/>
        </w:trPr>
        <w:tc>
          <w:tcPr>
            <w:tcW w:w="739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0722FE74" w14:textId="1715088B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MN</w:t>
            </w:r>
          </w:p>
        </w:tc>
        <w:tc>
          <w:tcPr>
            <w:tcW w:w="1862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0B1E8B49" w14:textId="108F8282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Yes</w:t>
            </w:r>
          </w:p>
        </w:tc>
        <w:tc>
          <w:tcPr>
            <w:tcW w:w="2559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4432AD35" w14:textId="5A36571F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189.8476</w:t>
            </w:r>
          </w:p>
        </w:tc>
      </w:tr>
      <w:tr w:rsidR="34104A86" w14:paraId="5E3A77E3" w14:textId="77777777" w:rsidTr="34104A86">
        <w:trPr>
          <w:trHeight w:val="300"/>
          <w:jc w:val="center"/>
        </w:trPr>
        <w:tc>
          <w:tcPr>
            <w:tcW w:w="739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2EBB94F6" w14:textId="277321DD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MO</w:t>
            </w:r>
          </w:p>
        </w:tc>
        <w:tc>
          <w:tcPr>
            <w:tcW w:w="1862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0203D15F" w14:textId="13622B46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Yes</w:t>
            </w:r>
          </w:p>
        </w:tc>
        <w:tc>
          <w:tcPr>
            <w:tcW w:w="2559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003FF7C1" w14:textId="5937A27B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187.2149</w:t>
            </w:r>
          </w:p>
        </w:tc>
      </w:tr>
      <w:tr w:rsidR="34104A86" w14:paraId="37704811" w14:textId="77777777" w:rsidTr="34104A86">
        <w:trPr>
          <w:trHeight w:val="300"/>
          <w:jc w:val="center"/>
        </w:trPr>
        <w:tc>
          <w:tcPr>
            <w:tcW w:w="739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06E1573A" w14:textId="121C54C0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MS</w:t>
            </w:r>
          </w:p>
        </w:tc>
        <w:tc>
          <w:tcPr>
            <w:tcW w:w="1862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5A081C6A" w14:textId="53300A0E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Yes</w:t>
            </w:r>
          </w:p>
        </w:tc>
        <w:tc>
          <w:tcPr>
            <w:tcW w:w="2559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54A0C6AC" w14:textId="2A7981A3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189.0265</w:t>
            </w:r>
          </w:p>
        </w:tc>
      </w:tr>
      <w:tr w:rsidR="34104A86" w14:paraId="5EEFA0EF" w14:textId="77777777" w:rsidTr="34104A86">
        <w:trPr>
          <w:trHeight w:val="300"/>
          <w:jc w:val="center"/>
        </w:trPr>
        <w:tc>
          <w:tcPr>
            <w:tcW w:w="739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79659E98" w14:textId="4CA38538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MT</w:t>
            </w:r>
          </w:p>
        </w:tc>
        <w:tc>
          <w:tcPr>
            <w:tcW w:w="1862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5239CF80" w14:textId="3B7B4470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Yes</w:t>
            </w:r>
          </w:p>
        </w:tc>
        <w:tc>
          <w:tcPr>
            <w:tcW w:w="2559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6D49C62F" w14:textId="6A421506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192.7043</w:t>
            </w:r>
          </w:p>
        </w:tc>
      </w:tr>
      <w:tr w:rsidR="34104A86" w14:paraId="4144CAE1" w14:textId="77777777" w:rsidTr="34104A86">
        <w:trPr>
          <w:trHeight w:val="300"/>
          <w:jc w:val="center"/>
        </w:trPr>
        <w:tc>
          <w:tcPr>
            <w:tcW w:w="739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09E52B49" w14:textId="43DAC434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NC</w:t>
            </w:r>
          </w:p>
        </w:tc>
        <w:tc>
          <w:tcPr>
            <w:tcW w:w="1862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6CC5395C" w14:textId="0F0E70A6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Yes</w:t>
            </w:r>
          </w:p>
        </w:tc>
        <w:tc>
          <w:tcPr>
            <w:tcW w:w="2559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07FAB3C0" w14:textId="44CFD782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188.1455</w:t>
            </w:r>
          </w:p>
        </w:tc>
      </w:tr>
      <w:tr w:rsidR="34104A86" w14:paraId="2C96D912" w14:textId="77777777" w:rsidTr="34104A86">
        <w:trPr>
          <w:trHeight w:val="300"/>
          <w:jc w:val="center"/>
        </w:trPr>
        <w:tc>
          <w:tcPr>
            <w:tcW w:w="739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465D42C3" w14:textId="0FD8865B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ND</w:t>
            </w:r>
          </w:p>
        </w:tc>
        <w:tc>
          <w:tcPr>
            <w:tcW w:w="1862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07E7AF97" w14:textId="33E1317E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Yes</w:t>
            </w:r>
          </w:p>
        </w:tc>
        <w:tc>
          <w:tcPr>
            <w:tcW w:w="2559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56473916" w14:textId="2D1CDC8D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184.7619</w:t>
            </w:r>
          </w:p>
        </w:tc>
      </w:tr>
      <w:tr w:rsidR="34104A86" w14:paraId="51C6AEC7" w14:textId="77777777" w:rsidTr="34104A86">
        <w:trPr>
          <w:trHeight w:val="300"/>
          <w:jc w:val="center"/>
        </w:trPr>
        <w:tc>
          <w:tcPr>
            <w:tcW w:w="739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778B2985" w14:textId="451AB38C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NE</w:t>
            </w:r>
          </w:p>
        </w:tc>
        <w:tc>
          <w:tcPr>
            <w:tcW w:w="1862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59EEE3CB" w14:textId="6580CE32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Yes</w:t>
            </w:r>
          </w:p>
        </w:tc>
        <w:tc>
          <w:tcPr>
            <w:tcW w:w="2559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1457B9E6" w14:textId="2E39EFE2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182.8313</w:t>
            </w:r>
          </w:p>
        </w:tc>
      </w:tr>
      <w:tr w:rsidR="34104A86" w14:paraId="767120D3" w14:textId="77777777" w:rsidTr="34104A86">
        <w:trPr>
          <w:trHeight w:val="300"/>
          <w:jc w:val="center"/>
        </w:trPr>
        <w:tc>
          <w:tcPr>
            <w:tcW w:w="739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364A9EE2" w14:textId="3D696502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NH</w:t>
            </w:r>
          </w:p>
        </w:tc>
        <w:tc>
          <w:tcPr>
            <w:tcW w:w="1862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3D84F123" w14:textId="0C9A14A3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Yes</w:t>
            </w:r>
          </w:p>
        </w:tc>
        <w:tc>
          <w:tcPr>
            <w:tcW w:w="2559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69F81500" w14:textId="729A67A6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195.345</w:t>
            </w:r>
          </w:p>
        </w:tc>
      </w:tr>
      <w:tr w:rsidR="34104A86" w14:paraId="24907BD7" w14:textId="77777777" w:rsidTr="34104A86">
        <w:trPr>
          <w:trHeight w:val="300"/>
          <w:jc w:val="center"/>
        </w:trPr>
        <w:tc>
          <w:tcPr>
            <w:tcW w:w="739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0FBF4DEA" w14:textId="616158C9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NJ</w:t>
            </w:r>
          </w:p>
        </w:tc>
        <w:tc>
          <w:tcPr>
            <w:tcW w:w="1862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6BE83B54" w14:textId="19AB877F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Yes</w:t>
            </w:r>
          </w:p>
        </w:tc>
        <w:tc>
          <w:tcPr>
            <w:tcW w:w="2559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71F76F72" w14:textId="7F2DF2AE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183.8999</w:t>
            </w:r>
          </w:p>
        </w:tc>
      </w:tr>
      <w:tr w:rsidR="34104A86" w14:paraId="2AE68F96" w14:textId="77777777" w:rsidTr="34104A86">
        <w:trPr>
          <w:trHeight w:val="300"/>
          <w:jc w:val="center"/>
        </w:trPr>
        <w:tc>
          <w:tcPr>
            <w:tcW w:w="739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5C026626" w14:textId="3B7BB068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NM</w:t>
            </w:r>
          </w:p>
        </w:tc>
        <w:tc>
          <w:tcPr>
            <w:tcW w:w="1862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37CEB518" w14:textId="0A9FE288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Yes</w:t>
            </w:r>
          </w:p>
        </w:tc>
        <w:tc>
          <w:tcPr>
            <w:tcW w:w="2559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14075DF8" w14:textId="4B59C6E6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194.9776</w:t>
            </w:r>
          </w:p>
        </w:tc>
      </w:tr>
      <w:tr w:rsidR="34104A86" w14:paraId="63AFBE2A" w14:textId="77777777" w:rsidTr="34104A86">
        <w:trPr>
          <w:trHeight w:val="300"/>
          <w:jc w:val="center"/>
        </w:trPr>
        <w:tc>
          <w:tcPr>
            <w:tcW w:w="739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20922E80" w14:textId="0208EAE0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NV</w:t>
            </w:r>
          </w:p>
        </w:tc>
        <w:tc>
          <w:tcPr>
            <w:tcW w:w="1862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24EB29DB" w14:textId="0BFC8985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Yes</w:t>
            </w:r>
          </w:p>
        </w:tc>
        <w:tc>
          <w:tcPr>
            <w:tcW w:w="2559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1334855C" w14:textId="158339F0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206.5875</w:t>
            </w:r>
          </w:p>
        </w:tc>
      </w:tr>
      <w:tr w:rsidR="34104A86" w14:paraId="4CA01FED" w14:textId="77777777" w:rsidTr="34104A86">
        <w:trPr>
          <w:trHeight w:val="300"/>
          <w:jc w:val="center"/>
        </w:trPr>
        <w:tc>
          <w:tcPr>
            <w:tcW w:w="739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52593B52" w14:textId="4A38FC4D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NY</w:t>
            </w:r>
          </w:p>
        </w:tc>
        <w:tc>
          <w:tcPr>
            <w:tcW w:w="1862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0A63F9FB" w14:textId="03C6F1A5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Yes</w:t>
            </w:r>
          </w:p>
        </w:tc>
        <w:tc>
          <w:tcPr>
            <w:tcW w:w="2559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7FDFBE79" w14:textId="6824A978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191.614</w:t>
            </w:r>
          </w:p>
        </w:tc>
      </w:tr>
      <w:tr w:rsidR="34104A86" w14:paraId="3FAD8C36" w14:textId="77777777" w:rsidTr="34104A86">
        <w:trPr>
          <w:trHeight w:val="300"/>
          <w:jc w:val="center"/>
        </w:trPr>
        <w:tc>
          <w:tcPr>
            <w:tcW w:w="739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2AA15607" w14:textId="5CFD3205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OH</w:t>
            </w:r>
          </w:p>
        </w:tc>
        <w:tc>
          <w:tcPr>
            <w:tcW w:w="1862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3E7293E9" w14:textId="07F82324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Yes</w:t>
            </w:r>
          </w:p>
        </w:tc>
        <w:tc>
          <w:tcPr>
            <w:tcW w:w="2559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5809D7B9" w14:textId="216DDD8D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189.9366</w:t>
            </w:r>
          </w:p>
        </w:tc>
      </w:tr>
      <w:tr w:rsidR="34104A86" w14:paraId="0595BA06" w14:textId="77777777" w:rsidTr="34104A86">
        <w:trPr>
          <w:trHeight w:val="300"/>
          <w:jc w:val="center"/>
        </w:trPr>
        <w:tc>
          <w:tcPr>
            <w:tcW w:w="739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56AE4566" w14:textId="6EA9AABF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OK</w:t>
            </w:r>
          </w:p>
        </w:tc>
        <w:tc>
          <w:tcPr>
            <w:tcW w:w="1862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3A8D7CF1" w14:textId="6FEC191B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Yes</w:t>
            </w:r>
          </w:p>
        </w:tc>
        <w:tc>
          <w:tcPr>
            <w:tcW w:w="2559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7366DD33" w14:textId="473DFCEB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188.8667</w:t>
            </w:r>
          </w:p>
        </w:tc>
      </w:tr>
      <w:tr w:rsidR="34104A86" w14:paraId="7C293E2F" w14:textId="77777777" w:rsidTr="34104A86">
        <w:trPr>
          <w:trHeight w:val="300"/>
          <w:jc w:val="center"/>
        </w:trPr>
        <w:tc>
          <w:tcPr>
            <w:tcW w:w="739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1DECA750" w14:textId="5538596B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OR</w:t>
            </w:r>
          </w:p>
        </w:tc>
        <w:tc>
          <w:tcPr>
            <w:tcW w:w="1862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6A084B73" w14:textId="2BE60F19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Yes</w:t>
            </w:r>
          </w:p>
        </w:tc>
        <w:tc>
          <w:tcPr>
            <w:tcW w:w="2559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3C2632D1" w14:textId="165F7D85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184.6379</w:t>
            </w:r>
          </w:p>
        </w:tc>
      </w:tr>
      <w:tr w:rsidR="34104A86" w14:paraId="62E88CBB" w14:textId="77777777" w:rsidTr="34104A86">
        <w:trPr>
          <w:trHeight w:val="300"/>
          <w:jc w:val="center"/>
        </w:trPr>
        <w:tc>
          <w:tcPr>
            <w:tcW w:w="739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132A069B" w14:textId="3C04FA7A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PA</w:t>
            </w:r>
          </w:p>
        </w:tc>
        <w:tc>
          <w:tcPr>
            <w:tcW w:w="1862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4243C82E" w14:textId="56A05F6D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Yes</w:t>
            </w:r>
          </w:p>
        </w:tc>
        <w:tc>
          <w:tcPr>
            <w:tcW w:w="2559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7AEE8C5C" w14:textId="45945D4A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186.5692</w:t>
            </w:r>
          </w:p>
        </w:tc>
      </w:tr>
      <w:tr w:rsidR="34104A86" w14:paraId="6F69538E" w14:textId="77777777" w:rsidTr="34104A86">
        <w:trPr>
          <w:trHeight w:val="300"/>
          <w:jc w:val="center"/>
        </w:trPr>
        <w:tc>
          <w:tcPr>
            <w:tcW w:w="739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7DDEAED5" w14:textId="2F76A3A4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PR</w:t>
            </w:r>
          </w:p>
        </w:tc>
        <w:tc>
          <w:tcPr>
            <w:tcW w:w="1862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792812E6" w14:textId="382F0806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Yes</w:t>
            </w:r>
          </w:p>
        </w:tc>
        <w:tc>
          <w:tcPr>
            <w:tcW w:w="2559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15175892" w14:textId="46937A4E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194.4768</w:t>
            </w:r>
          </w:p>
        </w:tc>
      </w:tr>
      <w:tr w:rsidR="34104A86" w14:paraId="75267F62" w14:textId="77777777" w:rsidTr="34104A86">
        <w:trPr>
          <w:trHeight w:val="300"/>
          <w:jc w:val="center"/>
        </w:trPr>
        <w:tc>
          <w:tcPr>
            <w:tcW w:w="739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4F7CCFD1" w14:textId="0A883864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RI</w:t>
            </w:r>
          </w:p>
        </w:tc>
        <w:tc>
          <w:tcPr>
            <w:tcW w:w="1862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6EFC281E" w14:textId="50D05696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Yes</w:t>
            </w:r>
          </w:p>
        </w:tc>
        <w:tc>
          <w:tcPr>
            <w:tcW w:w="2559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4D9D9E38" w14:textId="4A6B27CD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166.2517</w:t>
            </w:r>
          </w:p>
        </w:tc>
      </w:tr>
      <w:tr w:rsidR="34104A86" w14:paraId="32F67E1E" w14:textId="77777777" w:rsidTr="34104A86">
        <w:trPr>
          <w:trHeight w:val="300"/>
          <w:jc w:val="center"/>
        </w:trPr>
        <w:tc>
          <w:tcPr>
            <w:tcW w:w="739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529308E2" w14:textId="5325E124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SC</w:t>
            </w:r>
          </w:p>
        </w:tc>
        <w:tc>
          <w:tcPr>
            <w:tcW w:w="1862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3719AE01" w14:textId="6ED74C79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Yes</w:t>
            </w:r>
          </w:p>
        </w:tc>
        <w:tc>
          <w:tcPr>
            <w:tcW w:w="2559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581A7441" w14:textId="30704AE8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196.1196</w:t>
            </w:r>
          </w:p>
        </w:tc>
      </w:tr>
      <w:tr w:rsidR="34104A86" w14:paraId="27CC65F3" w14:textId="77777777" w:rsidTr="34104A86">
        <w:trPr>
          <w:trHeight w:val="300"/>
          <w:jc w:val="center"/>
        </w:trPr>
        <w:tc>
          <w:tcPr>
            <w:tcW w:w="739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127D5A7E" w14:textId="293F6307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SD</w:t>
            </w:r>
          </w:p>
        </w:tc>
        <w:tc>
          <w:tcPr>
            <w:tcW w:w="1862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15200D8F" w14:textId="55E92ED2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Yes</w:t>
            </w:r>
          </w:p>
        </w:tc>
        <w:tc>
          <w:tcPr>
            <w:tcW w:w="2559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6B71735C" w14:textId="4708BBF5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189.3429</w:t>
            </w:r>
          </w:p>
        </w:tc>
      </w:tr>
      <w:tr w:rsidR="34104A86" w14:paraId="5A1EF2F3" w14:textId="77777777" w:rsidTr="34104A86">
        <w:trPr>
          <w:trHeight w:val="300"/>
          <w:jc w:val="center"/>
        </w:trPr>
        <w:tc>
          <w:tcPr>
            <w:tcW w:w="739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1C77ECB9" w14:textId="5F9C639D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TN</w:t>
            </w:r>
          </w:p>
        </w:tc>
        <w:tc>
          <w:tcPr>
            <w:tcW w:w="1862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1C5C0DB1" w14:textId="79EC0E79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Yes</w:t>
            </w:r>
          </w:p>
        </w:tc>
        <w:tc>
          <w:tcPr>
            <w:tcW w:w="2559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419EC570" w14:textId="13171DAE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188.6589</w:t>
            </w:r>
          </w:p>
        </w:tc>
      </w:tr>
      <w:tr w:rsidR="34104A86" w14:paraId="47AF52A7" w14:textId="77777777" w:rsidTr="34104A86">
        <w:trPr>
          <w:trHeight w:val="300"/>
          <w:jc w:val="center"/>
        </w:trPr>
        <w:tc>
          <w:tcPr>
            <w:tcW w:w="739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7D6A8C14" w14:textId="6437DD2E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TX</w:t>
            </w:r>
          </w:p>
        </w:tc>
        <w:tc>
          <w:tcPr>
            <w:tcW w:w="1862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67B66E72" w14:textId="0E27D8BB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Yes</w:t>
            </w:r>
          </w:p>
        </w:tc>
        <w:tc>
          <w:tcPr>
            <w:tcW w:w="2559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26C19747" w14:textId="3C6D30D4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192.0584</w:t>
            </w:r>
          </w:p>
        </w:tc>
      </w:tr>
      <w:tr w:rsidR="34104A86" w14:paraId="69FAB71A" w14:textId="77777777" w:rsidTr="34104A86">
        <w:trPr>
          <w:trHeight w:val="300"/>
          <w:jc w:val="center"/>
        </w:trPr>
        <w:tc>
          <w:tcPr>
            <w:tcW w:w="739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4627B707" w14:textId="5A6DF2DB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UT</w:t>
            </w:r>
          </w:p>
        </w:tc>
        <w:tc>
          <w:tcPr>
            <w:tcW w:w="1862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3DE6A46D" w14:textId="3B297B55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Yes</w:t>
            </w:r>
          </w:p>
        </w:tc>
        <w:tc>
          <w:tcPr>
            <w:tcW w:w="2559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4573DD5B" w14:textId="0A2C547C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196.9481</w:t>
            </w:r>
          </w:p>
        </w:tc>
      </w:tr>
      <w:tr w:rsidR="34104A86" w14:paraId="06CE0C4F" w14:textId="77777777" w:rsidTr="34104A86">
        <w:trPr>
          <w:trHeight w:val="300"/>
          <w:jc w:val="center"/>
        </w:trPr>
        <w:tc>
          <w:tcPr>
            <w:tcW w:w="739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3A24B122" w14:textId="00F7B20C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VA</w:t>
            </w:r>
          </w:p>
        </w:tc>
        <w:tc>
          <w:tcPr>
            <w:tcW w:w="1862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14CF4C45" w14:textId="2A74D820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Yes</w:t>
            </w:r>
          </w:p>
        </w:tc>
        <w:tc>
          <w:tcPr>
            <w:tcW w:w="2559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0EC3CED3" w14:textId="78636449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190.8187</w:t>
            </w:r>
          </w:p>
        </w:tc>
      </w:tr>
      <w:tr w:rsidR="34104A86" w14:paraId="12A7FD70" w14:textId="77777777" w:rsidTr="34104A86">
        <w:trPr>
          <w:trHeight w:val="300"/>
          <w:jc w:val="center"/>
        </w:trPr>
        <w:tc>
          <w:tcPr>
            <w:tcW w:w="739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54A20AD4" w14:textId="6408F4B3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VT</w:t>
            </w:r>
          </w:p>
        </w:tc>
        <w:tc>
          <w:tcPr>
            <w:tcW w:w="1862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466392BD" w14:textId="5EC22EEB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Yes</w:t>
            </w:r>
          </w:p>
        </w:tc>
        <w:tc>
          <w:tcPr>
            <w:tcW w:w="2559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0472EA01" w14:textId="5430CC09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190.4025</w:t>
            </w:r>
          </w:p>
        </w:tc>
      </w:tr>
      <w:tr w:rsidR="34104A86" w14:paraId="4E187963" w14:textId="77777777" w:rsidTr="34104A86">
        <w:trPr>
          <w:trHeight w:val="300"/>
          <w:jc w:val="center"/>
        </w:trPr>
        <w:tc>
          <w:tcPr>
            <w:tcW w:w="739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585EB5C2" w14:textId="64586F65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WA</w:t>
            </w:r>
          </w:p>
        </w:tc>
        <w:tc>
          <w:tcPr>
            <w:tcW w:w="1862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321D1B39" w14:textId="08F37EF0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Yes</w:t>
            </w:r>
          </w:p>
        </w:tc>
        <w:tc>
          <w:tcPr>
            <w:tcW w:w="2559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0D8C6A3F" w14:textId="24F42A64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194.9835</w:t>
            </w:r>
          </w:p>
        </w:tc>
      </w:tr>
      <w:tr w:rsidR="34104A86" w14:paraId="1050DDC5" w14:textId="77777777" w:rsidTr="34104A86">
        <w:trPr>
          <w:trHeight w:val="300"/>
          <w:jc w:val="center"/>
        </w:trPr>
        <w:tc>
          <w:tcPr>
            <w:tcW w:w="739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4ADB1318" w14:textId="71B8749C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WI</w:t>
            </w:r>
          </w:p>
        </w:tc>
        <w:tc>
          <w:tcPr>
            <w:tcW w:w="1862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551D27F9" w14:textId="1F521ADF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Yes</w:t>
            </w:r>
          </w:p>
        </w:tc>
        <w:tc>
          <w:tcPr>
            <w:tcW w:w="2559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6609824A" w14:textId="43145997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195.4736</w:t>
            </w:r>
          </w:p>
        </w:tc>
      </w:tr>
      <w:tr w:rsidR="34104A86" w14:paraId="761F4FB0" w14:textId="77777777" w:rsidTr="34104A86">
        <w:trPr>
          <w:trHeight w:val="300"/>
          <w:jc w:val="center"/>
        </w:trPr>
        <w:tc>
          <w:tcPr>
            <w:tcW w:w="739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3D258E74" w14:textId="4BF8B108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WV</w:t>
            </w:r>
          </w:p>
        </w:tc>
        <w:tc>
          <w:tcPr>
            <w:tcW w:w="1862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19DD9AF2" w14:textId="60A2E677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Yes</w:t>
            </w:r>
          </w:p>
        </w:tc>
        <w:tc>
          <w:tcPr>
            <w:tcW w:w="2559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071BAE8C" w14:textId="3F1DD42D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192.8794</w:t>
            </w:r>
          </w:p>
        </w:tc>
      </w:tr>
      <w:tr w:rsidR="34104A86" w14:paraId="011963CE" w14:textId="77777777" w:rsidTr="34104A86">
        <w:trPr>
          <w:trHeight w:val="300"/>
          <w:jc w:val="center"/>
        </w:trPr>
        <w:tc>
          <w:tcPr>
            <w:tcW w:w="739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540D1A6F" w14:textId="5C319EC2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WY</w:t>
            </w:r>
          </w:p>
        </w:tc>
        <w:tc>
          <w:tcPr>
            <w:tcW w:w="1862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695EC6F1" w14:textId="7DD25FB7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Yes</w:t>
            </w:r>
          </w:p>
        </w:tc>
        <w:tc>
          <w:tcPr>
            <w:tcW w:w="2559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645B6BD8" w14:textId="6DE60302" w:rsidR="34104A86" w:rsidRDefault="34104A86" w:rsidP="34104A86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4104A86">
              <w:rPr>
                <w:rFonts w:ascii="Times New Roman" w:eastAsia="Times New Roman" w:hAnsi="Times New Roman" w:cs="Times New Roman"/>
                <w:color w:val="000000" w:themeColor="text1"/>
              </w:rPr>
              <w:t>190.434</w:t>
            </w:r>
          </w:p>
        </w:tc>
      </w:tr>
    </w:tbl>
    <w:p w14:paraId="7DF74450" w14:textId="0C29C7AA" w:rsidR="34104A86" w:rsidRDefault="34104A86" w:rsidP="34104A86">
      <w:pPr>
        <w:shd w:val="clear" w:color="auto" w:fill="FFFFFF" w:themeFill="background1"/>
        <w:spacing w:after="0" w:line="276" w:lineRule="auto"/>
        <w:ind w:firstLine="720"/>
        <w:rPr>
          <w:rFonts w:ascii="Times" w:eastAsia="Times" w:hAnsi="Times" w:cs="Times"/>
          <w:i/>
          <w:iCs/>
          <w:color w:val="222222"/>
        </w:rPr>
      </w:pPr>
    </w:p>
    <w:p w14:paraId="68746DD3" w14:textId="24AF7F20" w:rsidR="0A2E40B2" w:rsidRDefault="0A2E40B2" w:rsidP="34104A86">
      <w:pPr>
        <w:shd w:val="clear" w:color="auto" w:fill="FFFFFF" w:themeFill="background1"/>
        <w:spacing w:after="0" w:line="276" w:lineRule="auto"/>
        <w:ind w:firstLine="720"/>
        <w:rPr>
          <w:rFonts w:ascii="Times" w:eastAsia="Times" w:hAnsi="Times" w:cs="Times"/>
          <w:i/>
          <w:iCs/>
          <w:color w:val="222222"/>
        </w:rPr>
      </w:pPr>
    </w:p>
    <w:p w14:paraId="428C26E4" w14:textId="29C526A5" w:rsidR="34104A86" w:rsidRDefault="34104A86" w:rsidP="34104A86">
      <w:pPr>
        <w:shd w:val="clear" w:color="auto" w:fill="FFFFFF" w:themeFill="background1"/>
        <w:spacing w:after="0" w:line="276" w:lineRule="auto"/>
        <w:ind w:firstLine="720"/>
        <w:rPr>
          <w:rFonts w:ascii="Times" w:eastAsia="Times" w:hAnsi="Times" w:cs="Times"/>
          <w:i/>
          <w:iCs/>
          <w:color w:val="222222"/>
        </w:rPr>
      </w:pPr>
    </w:p>
    <w:p w14:paraId="3152D9EB" w14:textId="61C6D981" w:rsidR="0A2E40B2" w:rsidRDefault="0A2E40B2" w:rsidP="0A2E40B2">
      <w:pPr>
        <w:spacing w:after="0" w:line="480" w:lineRule="auto"/>
        <w:rPr>
          <w:rFonts w:ascii="Times New Roman" w:eastAsia="Times New Roman" w:hAnsi="Times New Roman" w:cs="Times New Roman"/>
        </w:rPr>
      </w:pPr>
    </w:p>
    <w:p w14:paraId="32ED588F" w14:textId="622A9A86" w:rsidR="5A527EC0" w:rsidRDefault="5A527EC0" w:rsidP="0A2E40B2">
      <w:pPr>
        <w:spacing w:line="480" w:lineRule="auto"/>
        <w:rPr>
          <w:rFonts w:ascii="Times New Roman" w:eastAsia="Times New Roman" w:hAnsi="Times New Roman" w:cs="Times New Roman"/>
        </w:rPr>
      </w:pPr>
      <w:r w:rsidRPr="34104A86">
        <w:rPr>
          <w:rFonts w:ascii="Times New Roman" w:eastAsia="Times New Roman" w:hAnsi="Times New Roman" w:cs="Times New Roman"/>
        </w:rPr>
        <w:lastRenderedPageBreak/>
        <w:t>D.</w:t>
      </w:r>
      <w:r>
        <w:tab/>
      </w:r>
      <w:r w:rsidRPr="34104A86">
        <w:rPr>
          <w:rFonts w:ascii="Times New Roman" w:eastAsia="Times New Roman" w:hAnsi="Times New Roman" w:cs="Times New Roman"/>
        </w:rPr>
        <w:t xml:space="preserve">Identify the specific </w:t>
      </w:r>
      <w:proofErr w:type="gramStart"/>
      <w:r w:rsidRPr="34104A86">
        <w:rPr>
          <w:rFonts w:ascii="Times New Roman" w:eastAsia="Times New Roman" w:hAnsi="Times New Roman" w:cs="Times New Roman"/>
        </w:rPr>
        <w:t>time period</w:t>
      </w:r>
      <w:proofErr w:type="gramEnd"/>
      <w:r w:rsidRPr="34104A86">
        <w:rPr>
          <w:rFonts w:ascii="Times New Roman" w:eastAsia="Times New Roman" w:hAnsi="Times New Roman" w:cs="Times New Roman"/>
        </w:rPr>
        <w:t xml:space="preserve"> for how often the add-on file should be acquired and refreshed in the database for the data to remain relevant to the business and the question from part A.</w:t>
      </w:r>
    </w:p>
    <w:p w14:paraId="14CD3928" w14:textId="70A1B861" w:rsidR="2C431A81" w:rsidRDefault="2C431A81" w:rsidP="34104A86">
      <w:pPr>
        <w:spacing w:line="480" w:lineRule="auto"/>
        <w:ind w:firstLine="720"/>
        <w:rPr>
          <w:rFonts w:ascii="Times New Roman" w:eastAsia="Times New Roman" w:hAnsi="Times New Roman" w:cs="Times New Roman"/>
        </w:rPr>
      </w:pPr>
      <w:r w:rsidRPr="34104A86">
        <w:rPr>
          <w:rFonts w:ascii="Times New Roman" w:eastAsia="Times New Roman" w:hAnsi="Times New Roman" w:cs="Times New Roman"/>
        </w:rPr>
        <w:t xml:space="preserve">According to Dimensions, a platform </w:t>
      </w:r>
      <w:r w:rsidR="4FA5C8FF" w:rsidRPr="34104A86">
        <w:rPr>
          <w:rFonts w:ascii="Times New Roman" w:eastAsia="Times New Roman" w:hAnsi="Times New Roman" w:cs="Times New Roman"/>
        </w:rPr>
        <w:t>that</w:t>
      </w:r>
      <w:r w:rsidRPr="34104A86">
        <w:rPr>
          <w:rFonts w:ascii="Times New Roman" w:eastAsia="Times New Roman" w:hAnsi="Times New Roman" w:cs="Times New Roman"/>
        </w:rPr>
        <w:t xml:space="preserve"> houses research and publications for data analysts, datasets should be updated at least weekly</w:t>
      </w:r>
      <w:r w:rsidR="603ABD15" w:rsidRPr="34104A86">
        <w:rPr>
          <w:rFonts w:ascii="Times New Roman" w:eastAsia="Times New Roman" w:hAnsi="Times New Roman" w:cs="Times New Roman"/>
        </w:rPr>
        <w:t xml:space="preserve">. However, </w:t>
      </w:r>
      <w:r w:rsidRPr="34104A86">
        <w:rPr>
          <w:rFonts w:ascii="Times New Roman" w:eastAsia="Times New Roman" w:hAnsi="Times New Roman" w:cs="Times New Roman"/>
        </w:rPr>
        <w:t>one should also consider</w:t>
      </w:r>
      <w:r w:rsidR="44014F83" w:rsidRPr="34104A86">
        <w:rPr>
          <w:rFonts w:ascii="Times New Roman" w:eastAsia="Times New Roman" w:hAnsi="Times New Roman" w:cs="Times New Roman"/>
        </w:rPr>
        <w:t xml:space="preserve"> </w:t>
      </w:r>
      <w:r w:rsidRPr="34104A86">
        <w:rPr>
          <w:rFonts w:ascii="Times New Roman" w:eastAsia="Times New Roman" w:hAnsi="Times New Roman" w:cs="Times New Roman"/>
        </w:rPr>
        <w:t>business needs when determining update timelines</w:t>
      </w:r>
      <w:r w:rsidR="0363BAC3" w:rsidRPr="34104A86">
        <w:rPr>
          <w:rFonts w:ascii="Times New Roman" w:eastAsia="Times New Roman" w:hAnsi="Times New Roman" w:cs="Times New Roman"/>
        </w:rPr>
        <w:t xml:space="preserve"> as m</w:t>
      </w:r>
      <w:r w:rsidRPr="34104A86">
        <w:rPr>
          <w:rFonts w:ascii="Times New Roman" w:eastAsia="Times New Roman" w:hAnsi="Times New Roman" w:cs="Times New Roman"/>
        </w:rPr>
        <w:t>ajor updates may be required on a more on-demand basis</w:t>
      </w:r>
      <w:r w:rsidR="6E6B8DD4" w:rsidRPr="34104A86">
        <w:rPr>
          <w:rFonts w:ascii="Times New Roman" w:eastAsia="Times New Roman" w:hAnsi="Times New Roman" w:cs="Times New Roman"/>
        </w:rPr>
        <w:t xml:space="preserve"> </w:t>
      </w:r>
      <w:r w:rsidR="08776BFB" w:rsidRPr="34104A86">
        <w:rPr>
          <w:rFonts w:ascii="Times New Roman" w:eastAsia="Times New Roman" w:hAnsi="Times New Roman" w:cs="Times New Roman"/>
        </w:rPr>
        <w:t xml:space="preserve">(Digital Science, 2022). </w:t>
      </w:r>
      <w:r w:rsidR="195235AC" w:rsidRPr="34104A86">
        <w:rPr>
          <w:rFonts w:ascii="Times New Roman" w:eastAsia="Times New Roman" w:hAnsi="Times New Roman" w:cs="Times New Roman"/>
        </w:rPr>
        <w:t xml:space="preserve">Conducting regular database review is essential to   </w:t>
      </w:r>
      <w:r w:rsidR="195235AC" w:rsidRPr="008F4A9C">
        <w:rPr>
          <w:rFonts w:ascii="Times New Roman" w:eastAsia="Times New Roman" w:hAnsi="Times New Roman" w:cs="Times New Roman"/>
        </w:rPr>
        <w:t xml:space="preserve">sustaining and enhancing customer satisfaction, as well as for uncovering business trends </w:t>
      </w:r>
      <w:r w:rsidR="1DF68FC1" w:rsidRPr="008F4A9C">
        <w:rPr>
          <w:rFonts w:ascii="Times New Roman" w:hAnsi="Times New Roman" w:cs="Times New Roman"/>
        </w:rPr>
        <w:t>(</w:t>
      </w:r>
      <w:proofErr w:type="spellStart"/>
      <w:r w:rsidR="1DF68FC1" w:rsidRPr="008F4A9C">
        <w:rPr>
          <w:rFonts w:ascii="Times New Roman" w:hAnsi="Times New Roman" w:cs="Times New Roman"/>
        </w:rPr>
        <w:t>OptimizDBA</w:t>
      </w:r>
      <w:proofErr w:type="spellEnd"/>
      <w:r w:rsidR="1DF68FC1" w:rsidRPr="008F4A9C">
        <w:rPr>
          <w:rFonts w:ascii="Times New Roman" w:hAnsi="Times New Roman" w:cs="Times New Roman"/>
        </w:rPr>
        <w:t xml:space="preserve"> Team, 2021)</w:t>
      </w:r>
      <w:r w:rsidR="195235AC" w:rsidRPr="008F4A9C">
        <w:rPr>
          <w:rFonts w:ascii="Times New Roman" w:hAnsi="Times New Roman" w:cs="Times New Roman"/>
        </w:rPr>
        <w:t>.</w:t>
      </w:r>
    </w:p>
    <w:p w14:paraId="504AECF9" w14:textId="4848CF83" w:rsidR="0A2E40B2" w:rsidRDefault="0A2E40B2" w:rsidP="0A2E40B2">
      <w:pPr>
        <w:spacing w:line="480" w:lineRule="auto"/>
        <w:rPr>
          <w:rFonts w:ascii="Times New Roman" w:eastAsia="Times New Roman" w:hAnsi="Times New Roman" w:cs="Times New Roman"/>
        </w:rPr>
      </w:pPr>
    </w:p>
    <w:p w14:paraId="475A5F77" w14:textId="3ABE76C8" w:rsidR="0A2E40B2" w:rsidRDefault="36864B3C" w:rsidP="34104A86">
      <w:pPr>
        <w:rPr>
          <w:rStyle w:val="Hyperlink"/>
          <w:rFonts w:ascii="Times New Roman" w:eastAsia="Times New Roman" w:hAnsi="Times New Roman" w:cs="Times New Roman"/>
        </w:rPr>
      </w:pPr>
      <w:r w:rsidRPr="34104A86">
        <w:rPr>
          <w:rFonts w:ascii="Times New Roman" w:eastAsia="Times New Roman" w:hAnsi="Times New Roman" w:cs="Times New Roman"/>
        </w:rPr>
        <w:t>E.</w:t>
      </w:r>
      <w:r w:rsidR="0A2E40B2">
        <w:tab/>
      </w:r>
      <w:r w:rsidRPr="34104A86">
        <w:rPr>
          <w:rFonts w:ascii="Times New Roman" w:eastAsia="Times New Roman" w:hAnsi="Times New Roman" w:cs="Times New Roman"/>
        </w:rPr>
        <w:t xml:space="preserve">Panopto Video Link: </w:t>
      </w:r>
      <w:r w:rsidR="00000000">
        <w:fldChar w:fldCharType="begin"/>
      </w:r>
      <w:ins w:id="0" w:author="Devon Johnson" w:date="2024-05-06T21:44:00Z" w16du:dateUtc="2024-05-06T19:44:00Z">
        <w:r w:rsidR="00316AC9">
          <w:instrText xml:space="preserve">HYPERLINK "https://wgu.hosted.panopto.com/Panopto/Pages/Viewer.aspx?id=f671ef77-9d6b-4c28-ba10-b168014124a8" \h </w:instrText>
        </w:r>
      </w:ins>
      <w:del w:id="1" w:author="Devon Johnson" w:date="2024-05-06T21:44:00Z" w16du:dateUtc="2024-05-06T19:44:00Z">
        <w:r w:rsidR="00000000" w:rsidDel="00316AC9">
          <w:delInstrText>HYPERLINK "https://wgu.hosted.panopto.com/Panopto/Pages/Viewer.aspx?id=995ce7c7-879c-432b-88e8-b16000d00c09" \h</w:delInstrText>
        </w:r>
      </w:del>
      <w:ins w:id="2" w:author="Devon Johnson" w:date="2024-05-06T21:44:00Z" w16du:dateUtc="2024-05-06T19:44:00Z"/>
      <w:r w:rsidR="00000000">
        <w:fldChar w:fldCharType="separate"/>
      </w:r>
      <w:r w:rsidR="592E69F9" w:rsidRPr="34104A86">
        <w:rPr>
          <w:rStyle w:val="Hyperlink"/>
          <w:rFonts w:ascii="Times New Roman" w:eastAsia="Times New Roman" w:hAnsi="Times New Roman" w:cs="Times New Roman"/>
        </w:rPr>
        <w:t>D205 Perform</w:t>
      </w:r>
      <w:r w:rsidR="592E69F9" w:rsidRPr="34104A86">
        <w:rPr>
          <w:rStyle w:val="Hyperlink"/>
          <w:rFonts w:ascii="Times New Roman" w:eastAsia="Times New Roman" w:hAnsi="Times New Roman" w:cs="Times New Roman"/>
        </w:rPr>
        <w:t xml:space="preserve">ance Assessment </w:t>
      </w:r>
      <w:proofErr w:type="spellStart"/>
      <w:r w:rsidR="592E69F9" w:rsidRPr="34104A86">
        <w:rPr>
          <w:rStyle w:val="Hyperlink"/>
          <w:rFonts w:ascii="Times New Roman" w:eastAsia="Times New Roman" w:hAnsi="Times New Roman" w:cs="Times New Roman"/>
        </w:rPr>
        <w:t>Video_Devon</w:t>
      </w:r>
      <w:proofErr w:type="spellEnd"/>
      <w:r w:rsidR="592E69F9" w:rsidRPr="34104A86">
        <w:rPr>
          <w:rStyle w:val="Hyperlink"/>
          <w:rFonts w:ascii="Times New Roman" w:eastAsia="Times New Roman" w:hAnsi="Times New Roman" w:cs="Times New Roman"/>
        </w:rPr>
        <w:t xml:space="preserve"> Johnson</w:t>
      </w:r>
      <w:r w:rsidR="00000000">
        <w:rPr>
          <w:rStyle w:val="Hyperlink"/>
          <w:rFonts w:ascii="Times New Roman" w:eastAsia="Times New Roman" w:hAnsi="Times New Roman" w:cs="Times New Roman"/>
        </w:rPr>
        <w:fldChar w:fldCharType="end"/>
      </w:r>
    </w:p>
    <w:p w14:paraId="3F580923" w14:textId="5D427AFA" w:rsidR="34104A86" w:rsidRDefault="34104A86" w:rsidP="34104A86">
      <w:pPr>
        <w:rPr>
          <w:rFonts w:ascii="Times New Roman" w:eastAsia="Times New Roman" w:hAnsi="Times New Roman" w:cs="Times New Roman"/>
        </w:rPr>
      </w:pPr>
    </w:p>
    <w:p w14:paraId="0EAAC644" w14:textId="77777777" w:rsidR="008F4A9C" w:rsidRDefault="008F4A9C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 w:type="page"/>
      </w:r>
    </w:p>
    <w:p w14:paraId="006F3F11" w14:textId="2B3E435B" w:rsidR="757F25F4" w:rsidRDefault="757F25F4" w:rsidP="0A2E40B2">
      <w:pPr>
        <w:spacing w:line="480" w:lineRule="auto"/>
        <w:jc w:val="center"/>
        <w:rPr>
          <w:rFonts w:ascii="Times New Roman" w:eastAsia="Times New Roman" w:hAnsi="Times New Roman" w:cs="Times New Roman"/>
        </w:rPr>
      </w:pPr>
      <w:r w:rsidRPr="34104A86">
        <w:rPr>
          <w:rFonts w:ascii="Times New Roman" w:eastAsia="Times New Roman" w:hAnsi="Times New Roman" w:cs="Times New Roman"/>
        </w:rPr>
        <w:lastRenderedPageBreak/>
        <w:t>Works Cited</w:t>
      </w:r>
    </w:p>
    <w:p w14:paraId="28EA17BE" w14:textId="2C25098B" w:rsidR="4F6AFE9E" w:rsidRDefault="078ABF2F" w:rsidP="34104A86">
      <w:pPr>
        <w:shd w:val="clear" w:color="auto" w:fill="FFFFFF" w:themeFill="background1"/>
        <w:spacing w:after="0" w:line="480" w:lineRule="auto"/>
        <w:ind w:left="720" w:right="75" w:hanging="720"/>
        <w:rPr>
          <w:rFonts w:ascii="Times New Roman" w:eastAsia="Times New Roman" w:hAnsi="Times New Roman" w:cs="Times New Roman"/>
        </w:rPr>
      </w:pPr>
      <w:r w:rsidRPr="34104A86">
        <w:rPr>
          <w:rFonts w:ascii="Times New Roman" w:eastAsia="Times New Roman" w:hAnsi="Times New Roman" w:cs="Times New Roman"/>
          <w:i/>
          <w:iCs/>
          <w:color w:val="000000" w:themeColor="text1"/>
        </w:rPr>
        <w:t xml:space="preserve">Create </w:t>
      </w:r>
      <w:proofErr w:type="gramStart"/>
      <w:r w:rsidRPr="34104A86">
        <w:rPr>
          <w:rFonts w:ascii="Times New Roman" w:eastAsia="Times New Roman" w:hAnsi="Times New Roman" w:cs="Times New Roman"/>
          <w:i/>
          <w:iCs/>
          <w:color w:val="000000" w:themeColor="text1"/>
        </w:rPr>
        <w:t>table</w:t>
      </w:r>
      <w:proofErr w:type="gramEnd"/>
      <w:r w:rsidRPr="34104A86">
        <w:rPr>
          <w:rFonts w:ascii="Times New Roman" w:eastAsia="Times New Roman" w:hAnsi="Times New Roman" w:cs="Times New Roman"/>
          <w:color w:val="000000" w:themeColor="text1"/>
        </w:rPr>
        <w:t xml:space="preserve">. (2024, February 8). PostgreSQL Documentation. </w:t>
      </w:r>
      <w:hyperlink r:id="rId7">
        <w:r w:rsidRPr="34104A86">
          <w:rPr>
            <w:rStyle w:val="Hyperlink"/>
            <w:rFonts w:ascii="Times New Roman" w:eastAsia="Times New Roman" w:hAnsi="Times New Roman" w:cs="Times New Roman"/>
            <w:color w:val="000000" w:themeColor="text1"/>
          </w:rPr>
          <w:t>https://www.postgresql.org/docs/current/sql-createtable.html</w:t>
        </w:r>
      </w:hyperlink>
    </w:p>
    <w:p w14:paraId="047EF301" w14:textId="2FAEF305" w:rsidR="4F6AFE9E" w:rsidRDefault="078ABF2F" w:rsidP="34104A86">
      <w:pPr>
        <w:shd w:val="clear" w:color="auto" w:fill="FFFFFF" w:themeFill="background1"/>
        <w:spacing w:after="0" w:line="480" w:lineRule="auto"/>
        <w:ind w:left="720" w:right="75" w:hanging="720"/>
        <w:rPr>
          <w:rFonts w:ascii="Times New Roman" w:eastAsia="Times New Roman" w:hAnsi="Times New Roman" w:cs="Times New Roman"/>
        </w:rPr>
      </w:pPr>
      <w:r w:rsidRPr="34104A86">
        <w:rPr>
          <w:rFonts w:ascii="Times New Roman" w:eastAsia="Times New Roman" w:hAnsi="Times New Roman" w:cs="Times New Roman"/>
          <w:color w:val="000000" w:themeColor="text1"/>
        </w:rPr>
        <w:t xml:space="preserve">Digital Science. (2022, March 3). </w:t>
      </w:r>
      <w:r w:rsidRPr="34104A86">
        <w:rPr>
          <w:rFonts w:ascii="Times New Roman" w:eastAsia="Times New Roman" w:hAnsi="Times New Roman" w:cs="Times New Roman"/>
          <w:i/>
          <w:iCs/>
          <w:color w:val="000000" w:themeColor="text1"/>
        </w:rPr>
        <w:t>How often is the data updated?</w:t>
      </w:r>
      <w:r w:rsidRPr="34104A86">
        <w:rPr>
          <w:rFonts w:ascii="Times New Roman" w:eastAsia="Times New Roman" w:hAnsi="Times New Roman" w:cs="Times New Roman"/>
          <w:color w:val="000000" w:themeColor="text1"/>
        </w:rPr>
        <w:t xml:space="preserve"> Dimensions. </w:t>
      </w:r>
      <w:hyperlink r:id="rId8">
        <w:r w:rsidRPr="34104A86">
          <w:rPr>
            <w:rStyle w:val="Hyperlink"/>
            <w:rFonts w:ascii="Times New Roman" w:eastAsia="Times New Roman" w:hAnsi="Times New Roman" w:cs="Times New Roman"/>
            <w:color w:val="000000" w:themeColor="text1"/>
          </w:rPr>
          <w:t>https://plus.dimensions.ai/support/solutions/articles/23000012985-how-often-is-the-data-updated-</w:t>
        </w:r>
      </w:hyperlink>
    </w:p>
    <w:p w14:paraId="2E7955FD" w14:textId="73A54853" w:rsidR="4F6AFE9E" w:rsidRDefault="078ABF2F" w:rsidP="34104A86">
      <w:pPr>
        <w:shd w:val="clear" w:color="auto" w:fill="FFFFFF" w:themeFill="background1"/>
        <w:spacing w:after="0" w:line="480" w:lineRule="auto"/>
        <w:ind w:left="720" w:right="75" w:hanging="720"/>
        <w:rPr>
          <w:rFonts w:ascii="Times New Roman" w:eastAsia="Times New Roman" w:hAnsi="Times New Roman" w:cs="Times New Roman"/>
        </w:rPr>
      </w:pPr>
      <w:proofErr w:type="spellStart"/>
      <w:r w:rsidRPr="34104A86">
        <w:rPr>
          <w:rFonts w:ascii="Times New Roman" w:eastAsia="Times New Roman" w:hAnsi="Times New Roman" w:cs="Times New Roman"/>
          <w:color w:val="000000" w:themeColor="text1"/>
        </w:rPr>
        <w:t>OptimizDBA</w:t>
      </w:r>
      <w:proofErr w:type="spellEnd"/>
      <w:r w:rsidRPr="34104A86">
        <w:rPr>
          <w:rFonts w:ascii="Times New Roman" w:eastAsia="Times New Roman" w:hAnsi="Times New Roman" w:cs="Times New Roman"/>
          <w:color w:val="000000" w:themeColor="text1"/>
        </w:rPr>
        <w:t xml:space="preserve"> Team. (2021, July 28). </w:t>
      </w:r>
      <w:r w:rsidRPr="34104A86">
        <w:rPr>
          <w:rFonts w:ascii="Times New Roman" w:eastAsia="Times New Roman" w:hAnsi="Times New Roman" w:cs="Times New Roman"/>
          <w:i/>
          <w:iCs/>
          <w:color w:val="000000" w:themeColor="text1"/>
        </w:rPr>
        <w:t>[</w:t>
      </w:r>
      <w:proofErr w:type="gramStart"/>
      <w:r w:rsidRPr="34104A86">
        <w:rPr>
          <w:rFonts w:ascii="Times New Roman" w:eastAsia="Times New Roman" w:hAnsi="Times New Roman" w:cs="Times New Roman"/>
          <w:i/>
          <w:iCs/>
          <w:color w:val="000000" w:themeColor="text1"/>
        </w:rPr>
        <w:t>2021]When</w:t>
      </w:r>
      <w:proofErr w:type="gramEnd"/>
      <w:r w:rsidRPr="34104A86">
        <w:rPr>
          <w:rFonts w:ascii="Times New Roman" w:eastAsia="Times New Roman" w:hAnsi="Times New Roman" w:cs="Times New Roman"/>
          <w:i/>
          <w:iCs/>
          <w:color w:val="000000" w:themeColor="text1"/>
        </w:rPr>
        <w:t xml:space="preserve"> should your business think about database updates?</w:t>
      </w:r>
      <w:r w:rsidRPr="34104A86">
        <w:rPr>
          <w:rFonts w:ascii="Times New Roman" w:eastAsia="Times New Roman" w:hAnsi="Times New Roman" w:cs="Times New Roman"/>
          <w:color w:val="000000" w:themeColor="text1"/>
        </w:rPr>
        <w:t xml:space="preserve"> OptimizDBA.com. </w:t>
      </w:r>
      <w:hyperlink r:id="rId9">
        <w:r w:rsidRPr="34104A86">
          <w:rPr>
            <w:rStyle w:val="Hyperlink"/>
            <w:rFonts w:ascii="Times New Roman" w:eastAsia="Times New Roman" w:hAnsi="Times New Roman" w:cs="Times New Roman"/>
            <w:color w:val="000000" w:themeColor="text1"/>
          </w:rPr>
          <w:t>https://optimizdba.com/2021when-should-your-business-think-about-database-updates/</w:t>
        </w:r>
      </w:hyperlink>
    </w:p>
    <w:p w14:paraId="5F73BFEA" w14:textId="3751A32A" w:rsidR="4F6AFE9E" w:rsidRDefault="4F6AFE9E" w:rsidP="0A2E40B2">
      <w:pPr>
        <w:spacing w:line="480" w:lineRule="auto"/>
        <w:rPr>
          <w:rFonts w:ascii="Times New Roman" w:eastAsia="Times New Roman" w:hAnsi="Times New Roman" w:cs="Times New Roman"/>
        </w:rPr>
      </w:pPr>
      <w:r>
        <w:br/>
      </w:r>
    </w:p>
    <w:p w14:paraId="218D9101" w14:textId="7C5B1380" w:rsidR="0A2E40B2" w:rsidRDefault="0A2E40B2" w:rsidP="0A2E40B2">
      <w:pPr>
        <w:spacing w:line="480" w:lineRule="auto"/>
        <w:ind w:firstLine="720"/>
        <w:rPr>
          <w:rFonts w:ascii="Times New Roman" w:eastAsia="Times New Roman" w:hAnsi="Times New Roman" w:cs="Times New Roman"/>
        </w:rPr>
      </w:pPr>
    </w:p>
    <w:p w14:paraId="56763AB8" w14:textId="62A637D2" w:rsidR="0A2E40B2" w:rsidRDefault="0A2E40B2" w:rsidP="0A2E40B2">
      <w:pPr>
        <w:spacing w:line="480" w:lineRule="auto"/>
        <w:rPr>
          <w:rFonts w:ascii="Times New Roman" w:eastAsia="Times New Roman" w:hAnsi="Times New Roman" w:cs="Times New Roman"/>
        </w:rPr>
      </w:pPr>
    </w:p>
    <w:sectPr w:rsidR="0A2E40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08A827"/>
    <w:multiLevelType w:val="hybridMultilevel"/>
    <w:tmpl w:val="0BD66500"/>
    <w:lvl w:ilvl="0" w:tplc="2CE00C74">
      <w:start w:val="1"/>
      <w:numFmt w:val="decimal"/>
      <w:lvlText w:val="%1."/>
      <w:lvlJc w:val="left"/>
      <w:pPr>
        <w:ind w:left="720" w:hanging="360"/>
      </w:pPr>
    </w:lvl>
    <w:lvl w:ilvl="1" w:tplc="3F94653C">
      <w:start w:val="1"/>
      <w:numFmt w:val="lowerLetter"/>
      <w:lvlText w:val="%2."/>
      <w:lvlJc w:val="left"/>
      <w:pPr>
        <w:ind w:left="1440" w:hanging="360"/>
      </w:pPr>
    </w:lvl>
    <w:lvl w:ilvl="2" w:tplc="20E0B98A">
      <w:start w:val="1"/>
      <w:numFmt w:val="lowerRoman"/>
      <w:lvlText w:val="%3."/>
      <w:lvlJc w:val="right"/>
      <w:pPr>
        <w:ind w:left="2160" w:hanging="180"/>
      </w:pPr>
    </w:lvl>
    <w:lvl w:ilvl="3" w:tplc="99C82C92">
      <w:start w:val="1"/>
      <w:numFmt w:val="decimal"/>
      <w:lvlText w:val="%4."/>
      <w:lvlJc w:val="left"/>
      <w:pPr>
        <w:ind w:left="2880" w:hanging="360"/>
      </w:pPr>
    </w:lvl>
    <w:lvl w:ilvl="4" w:tplc="54965626">
      <w:start w:val="1"/>
      <w:numFmt w:val="lowerLetter"/>
      <w:lvlText w:val="%5."/>
      <w:lvlJc w:val="left"/>
      <w:pPr>
        <w:ind w:left="3600" w:hanging="360"/>
      </w:pPr>
    </w:lvl>
    <w:lvl w:ilvl="5" w:tplc="78024A16">
      <w:start w:val="1"/>
      <w:numFmt w:val="lowerRoman"/>
      <w:lvlText w:val="%6."/>
      <w:lvlJc w:val="right"/>
      <w:pPr>
        <w:ind w:left="4320" w:hanging="180"/>
      </w:pPr>
    </w:lvl>
    <w:lvl w:ilvl="6" w:tplc="9906E156">
      <w:start w:val="1"/>
      <w:numFmt w:val="decimal"/>
      <w:lvlText w:val="%7."/>
      <w:lvlJc w:val="left"/>
      <w:pPr>
        <w:ind w:left="5040" w:hanging="360"/>
      </w:pPr>
    </w:lvl>
    <w:lvl w:ilvl="7" w:tplc="39327FA8">
      <w:start w:val="1"/>
      <w:numFmt w:val="lowerLetter"/>
      <w:lvlText w:val="%8."/>
      <w:lvlJc w:val="left"/>
      <w:pPr>
        <w:ind w:left="5760" w:hanging="360"/>
      </w:pPr>
    </w:lvl>
    <w:lvl w:ilvl="8" w:tplc="E368CDE2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C99886"/>
    <w:multiLevelType w:val="hybridMultilevel"/>
    <w:tmpl w:val="755010BA"/>
    <w:lvl w:ilvl="0" w:tplc="2650495E">
      <w:start w:val="1"/>
      <w:numFmt w:val="decimal"/>
      <w:lvlText w:val="%1."/>
      <w:lvlJc w:val="left"/>
      <w:pPr>
        <w:ind w:left="720" w:hanging="360"/>
      </w:pPr>
    </w:lvl>
    <w:lvl w:ilvl="1" w:tplc="FF888AE6">
      <w:start w:val="1"/>
      <w:numFmt w:val="lowerLetter"/>
      <w:lvlText w:val="%2."/>
      <w:lvlJc w:val="left"/>
      <w:pPr>
        <w:ind w:left="1440" w:hanging="360"/>
      </w:pPr>
    </w:lvl>
    <w:lvl w:ilvl="2" w:tplc="302C7D5C">
      <w:start w:val="1"/>
      <w:numFmt w:val="lowerRoman"/>
      <w:lvlText w:val="%3."/>
      <w:lvlJc w:val="right"/>
      <w:pPr>
        <w:ind w:left="2160" w:hanging="180"/>
      </w:pPr>
    </w:lvl>
    <w:lvl w:ilvl="3" w:tplc="C7E65906">
      <w:start w:val="1"/>
      <w:numFmt w:val="decimal"/>
      <w:lvlText w:val="%4."/>
      <w:lvlJc w:val="left"/>
      <w:pPr>
        <w:ind w:left="2880" w:hanging="360"/>
      </w:pPr>
    </w:lvl>
    <w:lvl w:ilvl="4" w:tplc="D0B8DA7C">
      <w:start w:val="1"/>
      <w:numFmt w:val="lowerLetter"/>
      <w:lvlText w:val="%5."/>
      <w:lvlJc w:val="left"/>
      <w:pPr>
        <w:ind w:left="3600" w:hanging="360"/>
      </w:pPr>
    </w:lvl>
    <w:lvl w:ilvl="5" w:tplc="6B9EEABA">
      <w:start w:val="1"/>
      <w:numFmt w:val="lowerRoman"/>
      <w:lvlText w:val="%6."/>
      <w:lvlJc w:val="right"/>
      <w:pPr>
        <w:ind w:left="4320" w:hanging="180"/>
      </w:pPr>
    </w:lvl>
    <w:lvl w:ilvl="6" w:tplc="81E0E3AC">
      <w:start w:val="1"/>
      <w:numFmt w:val="decimal"/>
      <w:lvlText w:val="%7."/>
      <w:lvlJc w:val="left"/>
      <w:pPr>
        <w:ind w:left="5040" w:hanging="360"/>
      </w:pPr>
    </w:lvl>
    <w:lvl w:ilvl="7" w:tplc="DDE64E82">
      <w:start w:val="1"/>
      <w:numFmt w:val="lowerLetter"/>
      <w:lvlText w:val="%8."/>
      <w:lvlJc w:val="left"/>
      <w:pPr>
        <w:ind w:left="5760" w:hanging="360"/>
      </w:pPr>
    </w:lvl>
    <w:lvl w:ilvl="8" w:tplc="2762632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4876CC"/>
    <w:multiLevelType w:val="hybridMultilevel"/>
    <w:tmpl w:val="0C6CFE2A"/>
    <w:lvl w:ilvl="0" w:tplc="5C9C4844">
      <w:start w:val="1"/>
      <w:numFmt w:val="decimal"/>
      <w:lvlText w:val="%1."/>
      <w:lvlJc w:val="left"/>
      <w:pPr>
        <w:ind w:left="1080" w:hanging="360"/>
      </w:pPr>
    </w:lvl>
    <w:lvl w:ilvl="1" w:tplc="B5EEEE9A">
      <w:start w:val="1"/>
      <w:numFmt w:val="lowerLetter"/>
      <w:lvlText w:val="%2."/>
      <w:lvlJc w:val="left"/>
      <w:pPr>
        <w:ind w:left="1800" w:hanging="360"/>
      </w:pPr>
    </w:lvl>
    <w:lvl w:ilvl="2" w:tplc="44049EBC">
      <w:start w:val="1"/>
      <w:numFmt w:val="lowerRoman"/>
      <w:lvlText w:val="%3."/>
      <w:lvlJc w:val="right"/>
      <w:pPr>
        <w:ind w:left="2520" w:hanging="180"/>
      </w:pPr>
    </w:lvl>
    <w:lvl w:ilvl="3" w:tplc="0AA4AF90">
      <w:start w:val="1"/>
      <w:numFmt w:val="decimal"/>
      <w:lvlText w:val="%4."/>
      <w:lvlJc w:val="left"/>
      <w:pPr>
        <w:ind w:left="3240" w:hanging="360"/>
      </w:pPr>
    </w:lvl>
    <w:lvl w:ilvl="4" w:tplc="D03632A6">
      <w:start w:val="1"/>
      <w:numFmt w:val="lowerLetter"/>
      <w:lvlText w:val="%5."/>
      <w:lvlJc w:val="left"/>
      <w:pPr>
        <w:ind w:left="3960" w:hanging="360"/>
      </w:pPr>
    </w:lvl>
    <w:lvl w:ilvl="5" w:tplc="7DF0DDE6">
      <w:start w:val="1"/>
      <w:numFmt w:val="lowerRoman"/>
      <w:lvlText w:val="%6."/>
      <w:lvlJc w:val="right"/>
      <w:pPr>
        <w:ind w:left="4680" w:hanging="180"/>
      </w:pPr>
    </w:lvl>
    <w:lvl w:ilvl="6" w:tplc="7822316A">
      <w:start w:val="1"/>
      <w:numFmt w:val="decimal"/>
      <w:lvlText w:val="%7."/>
      <w:lvlJc w:val="left"/>
      <w:pPr>
        <w:ind w:left="5400" w:hanging="360"/>
      </w:pPr>
    </w:lvl>
    <w:lvl w:ilvl="7" w:tplc="02DAC3F2">
      <w:start w:val="1"/>
      <w:numFmt w:val="lowerLetter"/>
      <w:lvlText w:val="%8."/>
      <w:lvlJc w:val="left"/>
      <w:pPr>
        <w:ind w:left="6120" w:hanging="360"/>
      </w:pPr>
    </w:lvl>
    <w:lvl w:ilvl="8" w:tplc="BE2C24EA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C67B7A9"/>
    <w:multiLevelType w:val="hybridMultilevel"/>
    <w:tmpl w:val="57B29C52"/>
    <w:lvl w:ilvl="0" w:tplc="7C624C90">
      <w:start w:val="1"/>
      <w:numFmt w:val="decimal"/>
      <w:lvlText w:val="%1."/>
      <w:lvlJc w:val="left"/>
      <w:pPr>
        <w:ind w:left="720" w:hanging="360"/>
      </w:pPr>
    </w:lvl>
    <w:lvl w:ilvl="1" w:tplc="B436014A">
      <w:start w:val="1"/>
      <w:numFmt w:val="lowerLetter"/>
      <w:lvlText w:val="%2."/>
      <w:lvlJc w:val="left"/>
      <w:pPr>
        <w:ind w:left="1440" w:hanging="360"/>
      </w:pPr>
    </w:lvl>
    <w:lvl w:ilvl="2" w:tplc="CF4C53D0">
      <w:start w:val="1"/>
      <w:numFmt w:val="lowerRoman"/>
      <w:lvlText w:val="%3."/>
      <w:lvlJc w:val="right"/>
      <w:pPr>
        <w:ind w:left="2160" w:hanging="180"/>
      </w:pPr>
    </w:lvl>
    <w:lvl w:ilvl="3" w:tplc="DCAAF29E">
      <w:start w:val="1"/>
      <w:numFmt w:val="decimal"/>
      <w:lvlText w:val="%4."/>
      <w:lvlJc w:val="left"/>
      <w:pPr>
        <w:ind w:left="2880" w:hanging="360"/>
      </w:pPr>
    </w:lvl>
    <w:lvl w:ilvl="4" w:tplc="2E20D566">
      <w:start w:val="1"/>
      <w:numFmt w:val="lowerLetter"/>
      <w:lvlText w:val="%5."/>
      <w:lvlJc w:val="left"/>
      <w:pPr>
        <w:ind w:left="3600" w:hanging="360"/>
      </w:pPr>
    </w:lvl>
    <w:lvl w:ilvl="5" w:tplc="2042D434">
      <w:start w:val="1"/>
      <w:numFmt w:val="lowerRoman"/>
      <w:lvlText w:val="%6."/>
      <w:lvlJc w:val="right"/>
      <w:pPr>
        <w:ind w:left="4320" w:hanging="180"/>
      </w:pPr>
    </w:lvl>
    <w:lvl w:ilvl="6" w:tplc="6D362354">
      <w:start w:val="1"/>
      <w:numFmt w:val="decimal"/>
      <w:lvlText w:val="%7."/>
      <w:lvlJc w:val="left"/>
      <w:pPr>
        <w:ind w:left="5040" w:hanging="360"/>
      </w:pPr>
    </w:lvl>
    <w:lvl w:ilvl="7" w:tplc="9E3A8622">
      <w:start w:val="1"/>
      <w:numFmt w:val="lowerLetter"/>
      <w:lvlText w:val="%8."/>
      <w:lvlJc w:val="left"/>
      <w:pPr>
        <w:ind w:left="5760" w:hanging="360"/>
      </w:pPr>
    </w:lvl>
    <w:lvl w:ilvl="8" w:tplc="59C43976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3BC0CC"/>
    <w:multiLevelType w:val="hybridMultilevel"/>
    <w:tmpl w:val="764EFA3A"/>
    <w:lvl w:ilvl="0" w:tplc="0A4433D4">
      <w:start w:val="1"/>
      <w:numFmt w:val="decimal"/>
      <w:lvlText w:val="%1."/>
      <w:lvlJc w:val="left"/>
      <w:pPr>
        <w:ind w:left="720" w:hanging="360"/>
      </w:pPr>
    </w:lvl>
    <w:lvl w:ilvl="1" w:tplc="B6F0B442">
      <w:start w:val="1"/>
      <w:numFmt w:val="lowerLetter"/>
      <w:lvlText w:val="%2."/>
      <w:lvlJc w:val="left"/>
      <w:pPr>
        <w:ind w:left="1440" w:hanging="360"/>
      </w:pPr>
    </w:lvl>
    <w:lvl w:ilvl="2" w:tplc="EB2C9B38">
      <w:start w:val="1"/>
      <w:numFmt w:val="lowerRoman"/>
      <w:lvlText w:val="%3."/>
      <w:lvlJc w:val="right"/>
      <w:pPr>
        <w:ind w:left="2160" w:hanging="180"/>
      </w:pPr>
    </w:lvl>
    <w:lvl w:ilvl="3" w:tplc="200CCB06">
      <w:start w:val="1"/>
      <w:numFmt w:val="decimal"/>
      <w:lvlText w:val="%4."/>
      <w:lvlJc w:val="left"/>
      <w:pPr>
        <w:ind w:left="2880" w:hanging="360"/>
      </w:pPr>
    </w:lvl>
    <w:lvl w:ilvl="4" w:tplc="5F28FCF2">
      <w:start w:val="1"/>
      <w:numFmt w:val="lowerLetter"/>
      <w:lvlText w:val="%5."/>
      <w:lvlJc w:val="left"/>
      <w:pPr>
        <w:ind w:left="3600" w:hanging="360"/>
      </w:pPr>
    </w:lvl>
    <w:lvl w:ilvl="5" w:tplc="52EE08B4">
      <w:start w:val="1"/>
      <w:numFmt w:val="lowerRoman"/>
      <w:lvlText w:val="%6."/>
      <w:lvlJc w:val="right"/>
      <w:pPr>
        <w:ind w:left="4320" w:hanging="180"/>
      </w:pPr>
    </w:lvl>
    <w:lvl w:ilvl="6" w:tplc="43568DB8">
      <w:start w:val="1"/>
      <w:numFmt w:val="decimal"/>
      <w:lvlText w:val="%7."/>
      <w:lvlJc w:val="left"/>
      <w:pPr>
        <w:ind w:left="5040" w:hanging="360"/>
      </w:pPr>
    </w:lvl>
    <w:lvl w:ilvl="7" w:tplc="650051E6">
      <w:start w:val="1"/>
      <w:numFmt w:val="lowerLetter"/>
      <w:lvlText w:val="%8."/>
      <w:lvlJc w:val="left"/>
      <w:pPr>
        <w:ind w:left="5760" w:hanging="360"/>
      </w:pPr>
    </w:lvl>
    <w:lvl w:ilvl="8" w:tplc="4FA6F4BA">
      <w:start w:val="1"/>
      <w:numFmt w:val="lowerRoman"/>
      <w:lvlText w:val="%9."/>
      <w:lvlJc w:val="right"/>
      <w:pPr>
        <w:ind w:left="6480" w:hanging="180"/>
      </w:pPr>
    </w:lvl>
  </w:abstractNum>
  <w:num w:numId="1" w16cid:durableId="248781645">
    <w:abstractNumId w:val="4"/>
  </w:num>
  <w:num w:numId="2" w16cid:durableId="124353525">
    <w:abstractNumId w:val="3"/>
  </w:num>
  <w:num w:numId="3" w16cid:durableId="712854150">
    <w:abstractNumId w:val="1"/>
  </w:num>
  <w:num w:numId="4" w16cid:durableId="105931605">
    <w:abstractNumId w:val="2"/>
  </w:num>
  <w:num w:numId="5" w16cid:durableId="398672535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Devon Johnson">
    <w15:presenceInfo w15:providerId="Windows Live" w15:userId="46c413c9a89221b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trackRevision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72C80D7"/>
    <w:rsid w:val="00316AC9"/>
    <w:rsid w:val="00666455"/>
    <w:rsid w:val="0089295C"/>
    <w:rsid w:val="008F4A9C"/>
    <w:rsid w:val="00B07DFD"/>
    <w:rsid w:val="00D06D90"/>
    <w:rsid w:val="0296DC0A"/>
    <w:rsid w:val="0363BAC3"/>
    <w:rsid w:val="046ABC4E"/>
    <w:rsid w:val="049E39E1"/>
    <w:rsid w:val="04D25515"/>
    <w:rsid w:val="06DE50A5"/>
    <w:rsid w:val="072C80D7"/>
    <w:rsid w:val="078ABF2F"/>
    <w:rsid w:val="07AB03A4"/>
    <w:rsid w:val="07D2BED6"/>
    <w:rsid w:val="08776BFB"/>
    <w:rsid w:val="095B8D17"/>
    <w:rsid w:val="0A2E40B2"/>
    <w:rsid w:val="0C753918"/>
    <w:rsid w:val="0E6C2169"/>
    <w:rsid w:val="0EE66017"/>
    <w:rsid w:val="0FA6D734"/>
    <w:rsid w:val="124C978D"/>
    <w:rsid w:val="12CE6F1D"/>
    <w:rsid w:val="13123C88"/>
    <w:rsid w:val="132D176C"/>
    <w:rsid w:val="14C1B1F6"/>
    <w:rsid w:val="16EF96D8"/>
    <w:rsid w:val="195235AC"/>
    <w:rsid w:val="1A21E011"/>
    <w:rsid w:val="1A3BA0A0"/>
    <w:rsid w:val="1DF68FC1"/>
    <w:rsid w:val="20F28323"/>
    <w:rsid w:val="21EDD17F"/>
    <w:rsid w:val="22790760"/>
    <w:rsid w:val="22D0EA14"/>
    <w:rsid w:val="23C23DF6"/>
    <w:rsid w:val="2773AE6C"/>
    <w:rsid w:val="27ECB12A"/>
    <w:rsid w:val="280DB6A2"/>
    <w:rsid w:val="29C4D120"/>
    <w:rsid w:val="2C3D83B1"/>
    <w:rsid w:val="2C431A81"/>
    <w:rsid w:val="2C45CA54"/>
    <w:rsid w:val="2C7B7B0F"/>
    <w:rsid w:val="32C8B67E"/>
    <w:rsid w:val="33F8F39D"/>
    <w:rsid w:val="34104A86"/>
    <w:rsid w:val="3420372F"/>
    <w:rsid w:val="36864B3C"/>
    <w:rsid w:val="38A52CE1"/>
    <w:rsid w:val="3A0FF2BB"/>
    <w:rsid w:val="3BE25ABF"/>
    <w:rsid w:val="3C03E665"/>
    <w:rsid w:val="3D5521F4"/>
    <w:rsid w:val="3DA743BC"/>
    <w:rsid w:val="40EC789B"/>
    <w:rsid w:val="41CE5A6E"/>
    <w:rsid w:val="44014F83"/>
    <w:rsid w:val="4683E86D"/>
    <w:rsid w:val="472F0553"/>
    <w:rsid w:val="4AB0CB49"/>
    <w:rsid w:val="4B38D71B"/>
    <w:rsid w:val="4C382237"/>
    <w:rsid w:val="4D07D56C"/>
    <w:rsid w:val="4EBDC83F"/>
    <w:rsid w:val="4F6AFE9E"/>
    <w:rsid w:val="4FA5C8FF"/>
    <w:rsid w:val="507CA41A"/>
    <w:rsid w:val="51DCD01E"/>
    <w:rsid w:val="528046F7"/>
    <w:rsid w:val="54E4D6AD"/>
    <w:rsid w:val="56CE7922"/>
    <w:rsid w:val="57ADB0AF"/>
    <w:rsid w:val="58726BEA"/>
    <w:rsid w:val="592E69F9"/>
    <w:rsid w:val="5A527EC0"/>
    <w:rsid w:val="5AC01CE8"/>
    <w:rsid w:val="5C6B802E"/>
    <w:rsid w:val="603ABD15"/>
    <w:rsid w:val="60F4DB43"/>
    <w:rsid w:val="61D035BB"/>
    <w:rsid w:val="61E972CB"/>
    <w:rsid w:val="6330F417"/>
    <w:rsid w:val="6627FEF7"/>
    <w:rsid w:val="666AF554"/>
    <w:rsid w:val="67138578"/>
    <w:rsid w:val="6739964C"/>
    <w:rsid w:val="67605EE1"/>
    <w:rsid w:val="686A203A"/>
    <w:rsid w:val="68DBF1B9"/>
    <w:rsid w:val="69B9F94F"/>
    <w:rsid w:val="69E83C7A"/>
    <w:rsid w:val="6A7E60A1"/>
    <w:rsid w:val="6B956CB8"/>
    <w:rsid w:val="6C219615"/>
    <w:rsid w:val="6C859C3F"/>
    <w:rsid w:val="6CEBB3DA"/>
    <w:rsid w:val="6E06D9B7"/>
    <w:rsid w:val="6E6B8DD4"/>
    <w:rsid w:val="6F3D0CFC"/>
    <w:rsid w:val="6F84C087"/>
    <w:rsid w:val="724FCA1B"/>
    <w:rsid w:val="730F0761"/>
    <w:rsid w:val="74B5634A"/>
    <w:rsid w:val="757F25F4"/>
    <w:rsid w:val="7712A817"/>
    <w:rsid w:val="772B5610"/>
    <w:rsid w:val="77A4373D"/>
    <w:rsid w:val="7802FCC1"/>
    <w:rsid w:val="796652AB"/>
    <w:rsid w:val="79A545F5"/>
    <w:rsid w:val="79EED319"/>
    <w:rsid w:val="7C9D8814"/>
    <w:rsid w:val="7E4775B8"/>
    <w:rsid w:val="7E6C8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C80D7"/>
  <w15:chartTrackingRefBased/>
  <w15:docId w15:val="{8CA8AB97-C60E-4310-84EB-8D17768DB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Revision">
    <w:name w:val="Revision"/>
    <w:hidden/>
    <w:uiPriority w:val="99"/>
    <w:semiHidden/>
    <w:rsid w:val="00316AC9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316AC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lus.dimensions.ai/support/solutions/articles/23000012985-how-often-is-the-data-updated-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postgresql.org/docs/current/sql-createtable.htm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microsoft.com/office/2011/relationships/people" Target="people.xml"/><Relationship Id="rId5" Type="http://schemas.openxmlformats.org/officeDocument/2006/relationships/hyperlink" Target="mailto:xxxxxx@wgu.edu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optimizdba.com/2021when-should-your-business-think-about-database-updat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782</Words>
  <Characters>4463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Devon Johnson</dc:creator>
  <cp:keywords/>
  <dc:description/>
  <cp:lastModifiedBy>Devon Johnson</cp:lastModifiedBy>
  <cp:revision>2</cp:revision>
  <dcterms:created xsi:type="dcterms:W3CDTF">2024-05-06T19:44:00Z</dcterms:created>
  <dcterms:modified xsi:type="dcterms:W3CDTF">2024-05-06T19:44:00Z</dcterms:modified>
</cp:coreProperties>
</file>